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219436296"/>
        <w:docPartObj>
          <w:docPartGallery w:val="Cover Pages"/>
          <w:docPartUnique/>
        </w:docPartObj>
      </w:sdtPr>
      <w:sdtEndPr>
        <w:rPr>
          <w:rStyle w:val="eop"/>
          <w:rFonts w:ascii="Calibri" w:hAnsi="Calibri" w:cs="Calibri"/>
          <w:sz w:val="48"/>
          <w:szCs w:val="48"/>
        </w:rPr>
      </w:sdtEndPr>
      <w:sdtContent>
        <w:p w14:paraId="6C0F1B2B" w14:textId="07B43E23" w:rsidR="006379B9" w:rsidRDefault="006379B9">
          <w:pPr>
            <w:pStyle w:val="Sansinterligne"/>
          </w:pPr>
          <w:r>
            <w:rPr>
              <w:noProof/>
            </w:rPr>
            <mc:AlternateContent>
              <mc:Choice Requires="wpg">
                <w:drawing>
                  <wp:anchor distT="0" distB="0" distL="114300" distR="114300" simplePos="0" relativeHeight="251650560" behindDoc="1" locked="0" layoutInCell="1" allowOverlap="1" wp14:anchorId="1A922913" wp14:editId="743E797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5" name="Groupe 1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 name="Rectangle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1CB28B5" w14:textId="090792AF" w:rsidR="006379B9" w:rsidRDefault="00604424">
                                      <w:pPr>
                                        <w:pStyle w:val="Sansinterligne"/>
                                        <w:jc w:val="right"/>
                                        <w:rPr>
                                          <w:color w:val="FFFFFF" w:themeColor="background1"/>
                                          <w:sz w:val="28"/>
                                          <w:szCs w:val="28"/>
                                        </w:rPr>
                                      </w:pPr>
                                      <w:r>
                                        <w:rPr>
                                          <w:color w:val="FFFFFF" w:themeColor="background1"/>
                                          <w:sz w:val="28"/>
                                          <w:szCs w:val="28"/>
                                        </w:rPr>
                                        <w:t>2022/2023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8" name="Groupe 18"/>
                            <wpg:cNvGrpSpPr/>
                            <wpg:grpSpPr>
                              <a:xfrm>
                                <a:off x="76200" y="4210050"/>
                                <a:ext cx="2057400" cy="4910328"/>
                                <a:chOff x="80645" y="4211812"/>
                                <a:chExt cx="1306273" cy="3121026"/>
                              </a:xfrm>
                            </wpg:grpSpPr>
                            <wpg:grpSp>
                              <wpg:cNvPr id="19" name="Groupe 19"/>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e 32"/>
                              <wpg:cNvGrpSpPr>
                                <a:grpSpLocks noChangeAspect="1"/>
                              </wpg:cNvGrpSpPr>
                              <wpg:grpSpPr>
                                <a:xfrm>
                                  <a:off x="80645" y="4826972"/>
                                  <a:ext cx="1306273" cy="2505863"/>
                                  <a:chOff x="80645" y="4649964"/>
                                  <a:chExt cx="874712" cy="1677988"/>
                                </a:xfrm>
                              </wpg:grpSpPr>
                              <wps:wsp>
                                <wps:cNvPr id="3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A922913" id="Groupe 15" o:spid="_x0000_s1026" style="position:absolute;margin-left:0;margin-top:0;width:172.8pt;height:718.55pt;z-index:-2516659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n8ZSQAALIE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TlIp/GUkAACyBAEADgAAAAAAAAAAAAAAAAAuAgAAZHJzL2Uyb0RvYy54bWxQSwECLQAU&#10;AAYACAAAACEAT/eVMt0AAAAGAQAADwAAAAAAAAAAAAAAAAC/JgAAZHJzL2Rvd25yZXYueG1sUEsF&#10;BgAAAAAEAAQA8wAAAMknAAAAAA==&#10;">
                    <v:rect id="Rectangle 1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1CB28B5" w14:textId="090792AF" w:rsidR="006379B9" w:rsidRDefault="00604424">
                                <w:pPr>
                                  <w:pStyle w:val="Sansinterligne"/>
                                  <w:jc w:val="right"/>
                                  <w:rPr>
                                    <w:color w:val="FFFFFF" w:themeColor="background1"/>
                                    <w:sz w:val="28"/>
                                    <w:szCs w:val="28"/>
                                  </w:rPr>
                                </w:pPr>
                                <w:r>
                                  <w:rPr>
                                    <w:color w:val="FFFFFF" w:themeColor="background1"/>
                                    <w:sz w:val="28"/>
                                    <w:szCs w:val="28"/>
                                  </w:rPr>
                                  <w:t>2022/2023</w:t>
                                </w:r>
                              </w:p>
                            </w:sdtContent>
                          </w:sdt>
                        </w:txbxContent>
                      </v:textbox>
                    </v:shape>
                    <v:group id="Groupe 1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e 1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3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S1xAAAANsAAAAPAAAAZHJzL2Rvd25yZXYueG1sRI9Bi8Iw&#10;FITvgv8hPMGbpqug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MQJlLX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6qxQAAANsAAAAPAAAAZHJzL2Rvd25yZXYueG1sRI9BawIx&#10;FITvhf6H8IReRLOW0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CcOP6q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xFwwAAANsAAAAPAAAAZHJzL2Rvd25yZXYueG1sRI9Ba8JA&#10;FITvgv9heYI33RhK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4Wy8Rc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H2xAAAANsAAAAPAAAAZHJzL2Rvd25yZXYueG1sRI9Ba8JA&#10;FITvBf/D8gq91U2sSB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zWEfb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DBF628" w14:textId="6FE71BAA" w:rsidR="00B04023" w:rsidRPr="002E0D8E" w:rsidRDefault="004B6D95" w:rsidP="002E0D8E">
          <w:pPr>
            <w:pBdr>
              <w:top w:val="double" w:sz="4" w:space="1" w:color="auto"/>
              <w:left w:val="double" w:sz="4" w:space="4" w:color="auto"/>
              <w:bottom w:val="double" w:sz="4" w:space="1" w:color="auto"/>
              <w:right w:val="double" w:sz="4" w:space="4" w:color="auto"/>
            </w:pBdr>
            <w:rPr>
              <w:rFonts w:ascii="Calibri" w:eastAsia="Times New Roman" w:hAnsi="Calibri" w:cs="Calibri"/>
              <w:sz w:val="48"/>
              <w:szCs w:val="48"/>
              <w:lang w:eastAsia="fr-FR"/>
            </w:rPr>
          </w:pPr>
          <w:r>
            <w:rPr>
              <w:noProof/>
            </w:rPr>
            <mc:AlternateContent>
              <mc:Choice Requires="wps">
                <w:drawing>
                  <wp:anchor distT="0" distB="0" distL="114300" distR="114300" simplePos="0" relativeHeight="251664896" behindDoc="0" locked="0" layoutInCell="1" allowOverlap="1" wp14:anchorId="1BC6D9F2" wp14:editId="333B5B44">
                    <wp:simplePos x="0" y="0"/>
                    <wp:positionH relativeFrom="page">
                      <wp:posOffset>3086100</wp:posOffset>
                    </wp:positionH>
                    <wp:positionV relativeFrom="margin">
                      <wp:posOffset>5234305</wp:posOffset>
                    </wp:positionV>
                    <wp:extent cx="1704975" cy="1828800"/>
                    <wp:effectExtent l="0" t="0" r="9525" b="0"/>
                    <wp:wrapNone/>
                    <wp:docPr id="44" name="Zone de texte 44"/>
                    <wp:cNvGraphicFramePr/>
                    <a:graphic xmlns:a="http://schemas.openxmlformats.org/drawingml/2006/main">
                      <a:graphicData uri="http://schemas.microsoft.com/office/word/2010/wordprocessingShape">
                        <wps:wsp>
                          <wps:cNvSpPr txBox="1"/>
                          <wps:spPr>
                            <a:xfrm>
                              <a:off x="0" y="0"/>
                              <a:ext cx="1704975"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7549D" w14:textId="3E6B1D9E" w:rsidR="006379B9" w:rsidRPr="009C056A" w:rsidRDefault="00000000" w:rsidP="00604424">
                                <w:pPr>
                                  <w:pStyle w:val="Sansinterligne"/>
                                  <w:rPr>
                                    <w:b/>
                                    <w:bCs/>
                                    <w:i/>
                                    <w:iCs/>
                                    <w:color w:val="2F5496" w:themeColor="accent1" w:themeShade="BF"/>
                                    <w:sz w:val="36"/>
                                    <w:szCs w:val="36"/>
                                  </w:rPr>
                                </w:pPr>
                                <w:sdt>
                                  <w:sdtPr>
                                    <w:rPr>
                                      <w:rFonts w:ascii="Calibri" w:eastAsia="Times New Roman" w:hAnsi="Calibri" w:cs="Calibri"/>
                                      <w:b/>
                                      <w:bCs/>
                                      <w:i/>
                                      <w:iCs/>
                                      <w:color w:val="2F5496" w:themeColor="accent1" w:themeShade="BF"/>
                                      <w:sz w:val="36"/>
                                      <w:szCs w:val="3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82AB5" w:rsidRPr="009C056A">
                                      <w:rPr>
                                        <w:rFonts w:ascii="Calibri" w:eastAsia="Times New Roman" w:hAnsi="Calibri" w:cs="Calibri"/>
                                        <w:b/>
                                        <w:bCs/>
                                        <w:i/>
                                        <w:iCs/>
                                        <w:color w:val="2F5496" w:themeColor="accent1" w:themeShade="BF"/>
                                        <w:sz w:val="36"/>
                                        <w:szCs w:val="36"/>
                                      </w:rPr>
                                      <w:t>PREPARE</w:t>
                                    </w:r>
                                    <w:r w:rsidR="009C056A" w:rsidRPr="009C056A">
                                      <w:rPr>
                                        <w:rFonts w:ascii="Calibri" w:eastAsia="Times New Roman" w:hAnsi="Calibri" w:cs="Calibri"/>
                                        <w:b/>
                                        <w:bCs/>
                                        <w:i/>
                                        <w:iCs/>
                                        <w:color w:val="2F5496" w:themeColor="accent1" w:themeShade="BF"/>
                                        <w:sz w:val="36"/>
                                        <w:szCs w:val="36"/>
                                      </w:rPr>
                                      <w:t xml:space="preserve"> PAR</w:t>
                                    </w:r>
                                  </w:sdtContent>
                                </w:sdt>
                              </w:p>
                              <w:p w14:paraId="48B5E83F" w14:textId="2BDE4632" w:rsidR="006379B9" w:rsidRPr="00A51D46" w:rsidRDefault="00000000">
                                <w:pPr>
                                  <w:pStyle w:val="Sansinterligne"/>
                                  <w:rPr>
                                    <w:caps/>
                                    <w:color w:val="222A35" w:themeColor="text2" w:themeShade="80"/>
                                    <w:sz w:val="28"/>
                                    <w:szCs w:val="28"/>
                                  </w:rPr>
                                </w:pPr>
                                <w:sdt>
                                  <w:sdtPr>
                                    <w:rPr>
                                      <w:caps/>
                                      <w:color w:val="222A35" w:themeColor="text2" w:themeShade="80"/>
                                      <w:sz w:val="28"/>
                                      <w:szCs w:val="28"/>
                                    </w:rPr>
                                    <w:alias w:val="Société"/>
                                    <w:tag w:val=""/>
                                    <w:id w:val="1558814826"/>
                                    <w:dataBinding w:prefixMappings="xmlns:ns0='http://schemas.openxmlformats.org/officeDocument/2006/extended-properties' " w:xpath="/ns0:Properties[1]/ns0:Company[1]" w:storeItemID="{6668398D-A668-4E3E-A5EB-62B293D839F1}"/>
                                    <w:text/>
                                  </w:sdtPr>
                                  <w:sdtContent>
                                    <w:r w:rsidR="00EA2D9E" w:rsidRPr="00A51D46">
                                      <w:rPr>
                                        <w:caps/>
                                        <w:color w:val="222A35" w:themeColor="text2" w:themeShade="80"/>
                                        <w:sz w:val="28"/>
                                        <w:szCs w:val="28"/>
                                      </w:rPr>
                                      <w:t>mme faidi olfa</w:t>
                                    </w:r>
                                  </w:sdtContent>
                                </w:sdt>
                              </w:p>
                              <w:p w14:paraId="1255286E" w14:textId="2A127BFA" w:rsidR="00EA2D9E" w:rsidRPr="00A51D46" w:rsidRDefault="00EA2D9E">
                                <w:pPr>
                                  <w:pStyle w:val="Sansinterligne"/>
                                  <w:rPr>
                                    <w:caps/>
                                    <w:color w:val="222A35" w:themeColor="text2" w:themeShade="80"/>
                                    <w:sz w:val="28"/>
                                    <w:szCs w:val="28"/>
                                  </w:rPr>
                                </w:pPr>
                                <w:r w:rsidRPr="00A51D46">
                                  <w:rPr>
                                    <w:caps/>
                                    <w:color w:val="222A35" w:themeColor="text2" w:themeShade="80"/>
                                    <w:sz w:val="28"/>
                                    <w:szCs w:val="28"/>
                                  </w:rPr>
                                  <w:t>mme aloui</w:t>
                                </w:r>
                                <w:r w:rsidR="00226042" w:rsidRPr="00A51D46">
                                  <w:rPr>
                                    <w:caps/>
                                    <w:color w:val="222A35" w:themeColor="text2" w:themeShade="80"/>
                                    <w:sz w:val="28"/>
                                    <w:szCs w:val="28"/>
                                  </w:rPr>
                                  <w:t xml:space="preserve"> </w:t>
                                </w:r>
                                <w:r w:rsidRPr="00A51D46">
                                  <w:rPr>
                                    <w:caps/>
                                    <w:color w:val="222A35" w:themeColor="text2" w:themeShade="80"/>
                                    <w:sz w:val="28"/>
                                    <w:szCs w:val="28"/>
                                  </w:rPr>
                                  <w:t>ibtysem</w:t>
                                </w:r>
                              </w:p>
                              <w:p w14:paraId="054A212D" w14:textId="0EE2CB6B" w:rsidR="00226042" w:rsidRDefault="00226042">
                                <w:pPr>
                                  <w:pStyle w:val="Sansinterligne"/>
                                  <w:rPr>
                                    <w:caps/>
                                    <w:color w:val="595959" w:themeColor="text1" w:themeTint="A6"/>
                                    <w:sz w:val="28"/>
                                    <w:szCs w:val="28"/>
                                  </w:rPr>
                                </w:pPr>
                              </w:p>
                              <w:p w14:paraId="4CB93EA2" w14:textId="3659A242" w:rsidR="00226042" w:rsidRPr="009C056A" w:rsidRDefault="00226042">
                                <w:pPr>
                                  <w:pStyle w:val="Sansinterligne"/>
                                  <w:rPr>
                                    <w:b/>
                                    <w:bCs/>
                                    <w:i/>
                                    <w:iCs/>
                                    <w:caps/>
                                    <w:color w:val="2F5496" w:themeColor="accent1" w:themeShade="BF"/>
                                    <w:sz w:val="36"/>
                                    <w:szCs w:val="36"/>
                                  </w:rPr>
                                </w:pPr>
                                <w:r w:rsidRPr="009C056A">
                                  <w:rPr>
                                    <w:b/>
                                    <w:bCs/>
                                    <w:i/>
                                    <w:iCs/>
                                    <w:caps/>
                                    <w:color w:val="2F5496" w:themeColor="accent1" w:themeShade="BF"/>
                                    <w:sz w:val="36"/>
                                    <w:szCs w:val="36"/>
                                  </w:rPr>
                                  <w:t>encadrant</w:t>
                                </w:r>
                              </w:p>
                              <w:p w14:paraId="6B464218" w14:textId="77777777" w:rsidR="00A30060" w:rsidRDefault="00A30060">
                                <w:pPr>
                                  <w:pStyle w:val="Sansinterligne"/>
                                  <w:rPr>
                                    <w:caps/>
                                    <w:color w:val="595959" w:themeColor="text1" w:themeTint="A6"/>
                                    <w:sz w:val="28"/>
                                    <w:szCs w:val="28"/>
                                  </w:rPr>
                                </w:pPr>
                              </w:p>
                              <w:p w14:paraId="3BE22DF8" w14:textId="4EF75B6A" w:rsidR="00A30060" w:rsidRPr="00A51D46" w:rsidRDefault="00A30060">
                                <w:pPr>
                                  <w:pStyle w:val="Sansinterligne"/>
                                  <w:rPr>
                                    <w:caps/>
                                    <w:color w:val="222A35" w:themeColor="text2" w:themeShade="80"/>
                                    <w:sz w:val="28"/>
                                    <w:szCs w:val="28"/>
                                  </w:rPr>
                                </w:pPr>
                                <w:r w:rsidRPr="00A51D46">
                                  <w:rPr>
                                    <w:caps/>
                                    <w:color w:val="222A35" w:themeColor="text2" w:themeShade="80"/>
                                    <w:sz w:val="28"/>
                                    <w:szCs w:val="28"/>
                                  </w:rPr>
                                  <w:t>dr azaiez ikbel</w:t>
                                </w:r>
                              </w:p>
                              <w:p w14:paraId="62581E05" w14:textId="0206C81A" w:rsidR="00EA2D9E" w:rsidRDefault="00EA2D9E">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BC6D9F2" id="_x0000_t202" coordsize="21600,21600" o:spt="202" path="m,l,21600r21600,l21600,xe">
                    <v:stroke joinstyle="miter"/>
                    <v:path gradientshapeok="t" o:connecttype="rect"/>
                  </v:shapetype>
                  <v:shape id="Zone de texte 44" o:spid="_x0000_s1055" type="#_x0000_t202" style="position:absolute;margin-left:243pt;margin-top:412.15pt;width:134.25pt;height:2in;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" filled="f" stroked="f" strokeweight=".5pt">
                    <v:textbox inset="0,0,0,0">
                      <w:txbxContent>
                        <w:p w14:paraId="3F37549D" w14:textId="3E6B1D9E" w:rsidR="006379B9" w:rsidRPr="009C056A" w:rsidRDefault="00000000" w:rsidP="00604424">
                          <w:pPr>
                            <w:pStyle w:val="Sansinterligne"/>
                            <w:rPr>
                              <w:b/>
                              <w:bCs/>
                              <w:i/>
                              <w:iCs/>
                              <w:color w:val="2F5496" w:themeColor="accent1" w:themeShade="BF"/>
                              <w:sz w:val="36"/>
                              <w:szCs w:val="36"/>
                            </w:rPr>
                          </w:pPr>
                          <w:sdt>
                            <w:sdtPr>
                              <w:rPr>
                                <w:rFonts w:ascii="Calibri" w:eastAsia="Times New Roman" w:hAnsi="Calibri" w:cs="Calibri"/>
                                <w:b/>
                                <w:bCs/>
                                <w:i/>
                                <w:iCs/>
                                <w:color w:val="2F5496" w:themeColor="accent1" w:themeShade="BF"/>
                                <w:sz w:val="36"/>
                                <w:szCs w:val="3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82AB5" w:rsidRPr="009C056A">
                                <w:rPr>
                                  <w:rFonts w:ascii="Calibri" w:eastAsia="Times New Roman" w:hAnsi="Calibri" w:cs="Calibri"/>
                                  <w:b/>
                                  <w:bCs/>
                                  <w:i/>
                                  <w:iCs/>
                                  <w:color w:val="2F5496" w:themeColor="accent1" w:themeShade="BF"/>
                                  <w:sz w:val="36"/>
                                  <w:szCs w:val="36"/>
                                </w:rPr>
                                <w:t>PREPARE</w:t>
                              </w:r>
                              <w:r w:rsidR="009C056A" w:rsidRPr="009C056A">
                                <w:rPr>
                                  <w:rFonts w:ascii="Calibri" w:eastAsia="Times New Roman" w:hAnsi="Calibri" w:cs="Calibri"/>
                                  <w:b/>
                                  <w:bCs/>
                                  <w:i/>
                                  <w:iCs/>
                                  <w:color w:val="2F5496" w:themeColor="accent1" w:themeShade="BF"/>
                                  <w:sz w:val="36"/>
                                  <w:szCs w:val="36"/>
                                </w:rPr>
                                <w:t xml:space="preserve"> PAR</w:t>
                              </w:r>
                            </w:sdtContent>
                          </w:sdt>
                        </w:p>
                        <w:p w14:paraId="48B5E83F" w14:textId="2BDE4632" w:rsidR="006379B9" w:rsidRPr="00A51D46" w:rsidRDefault="00000000">
                          <w:pPr>
                            <w:pStyle w:val="Sansinterligne"/>
                            <w:rPr>
                              <w:caps/>
                              <w:color w:val="222A35" w:themeColor="text2" w:themeShade="80"/>
                              <w:sz w:val="28"/>
                              <w:szCs w:val="28"/>
                            </w:rPr>
                          </w:pPr>
                          <w:sdt>
                            <w:sdtPr>
                              <w:rPr>
                                <w:caps/>
                                <w:color w:val="222A35" w:themeColor="text2" w:themeShade="80"/>
                                <w:sz w:val="28"/>
                                <w:szCs w:val="28"/>
                              </w:rPr>
                              <w:alias w:val="Société"/>
                              <w:tag w:val=""/>
                              <w:id w:val="1558814826"/>
                              <w:dataBinding w:prefixMappings="xmlns:ns0='http://schemas.openxmlformats.org/officeDocument/2006/extended-properties' " w:xpath="/ns0:Properties[1]/ns0:Company[1]" w:storeItemID="{6668398D-A668-4E3E-A5EB-62B293D839F1}"/>
                              <w:text/>
                            </w:sdtPr>
                            <w:sdtContent>
                              <w:r w:rsidR="00EA2D9E" w:rsidRPr="00A51D46">
                                <w:rPr>
                                  <w:caps/>
                                  <w:color w:val="222A35" w:themeColor="text2" w:themeShade="80"/>
                                  <w:sz w:val="28"/>
                                  <w:szCs w:val="28"/>
                                </w:rPr>
                                <w:t>mme faidi olfa</w:t>
                              </w:r>
                            </w:sdtContent>
                          </w:sdt>
                        </w:p>
                        <w:p w14:paraId="1255286E" w14:textId="2A127BFA" w:rsidR="00EA2D9E" w:rsidRPr="00A51D46" w:rsidRDefault="00EA2D9E">
                          <w:pPr>
                            <w:pStyle w:val="Sansinterligne"/>
                            <w:rPr>
                              <w:caps/>
                              <w:color w:val="222A35" w:themeColor="text2" w:themeShade="80"/>
                              <w:sz w:val="28"/>
                              <w:szCs w:val="28"/>
                            </w:rPr>
                          </w:pPr>
                          <w:r w:rsidRPr="00A51D46">
                            <w:rPr>
                              <w:caps/>
                              <w:color w:val="222A35" w:themeColor="text2" w:themeShade="80"/>
                              <w:sz w:val="28"/>
                              <w:szCs w:val="28"/>
                            </w:rPr>
                            <w:t>mme aloui</w:t>
                          </w:r>
                          <w:r w:rsidR="00226042" w:rsidRPr="00A51D46">
                            <w:rPr>
                              <w:caps/>
                              <w:color w:val="222A35" w:themeColor="text2" w:themeShade="80"/>
                              <w:sz w:val="28"/>
                              <w:szCs w:val="28"/>
                            </w:rPr>
                            <w:t xml:space="preserve"> </w:t>
                          </w:r>
                          <w:r w:rsidRPr="00A51D46">
                            <w:rPr>
                              <w:caps/>
                              <w:color w:val="222A35" w:themeColor="text2" w:themeShade="80"/>
                              <w:sz w:val="28"/>
                              <w:szCs w:val="28"/>
                            </w:rPr>
                            <w:t>ibtysem</w:t>
                          </w:r>
                        </w:p>
                        <w:p w14:paraId="054A212D" w14:textId="0EE2CB6B" w:rsidR="00226042" w:rsidRDefault="00226042">
                          <w:pPr>
                            <w:pStyle w:val="Sansinterligne"/>
                            <w:rPr>
                              <w:caps/>
                              <w:color w:val="595959" w:themeColor="text1" w:themeTint="A6"/>
                              <w:sz w:val="28"/>
                              <w:szCs w:val="28"/>
                            </w:rPr>
                          </w:pPr>
                        </w:p>
                        <w:p w14:paraId="4CB93EA2" w14:textId="3659A242" w:rsidR="00226042" w:rsidRPr="009C056A" w:rsidRDefault="00226042">
                          <w:pPr>
                            <w:pStyle w:val="Sansinterligne"/>
                            <w:rPr>
                              <w:b/>
                              <w:bCs/>
                              <w:i/>
                              <w:iCs/>
                              <w:caps/>
                              <w:color w:val="2F5496" w:themeColor="accent1" w:themeShade="BF"/>
                              <w:sz w:val="36"/>
                              <w:szCs w:val="36"/>
                            </w:rPr>
                          </w:pPr>
                          <w:r w:rsidRPr="009C056A">
                            <w:rPr>
                              <w:b/>
                              <w:bCs/>
                              <w:i/>
                              <w:iCs/>
                              <w:caps/>
                              <w:color w:val="2F5496" w:themeColor="accent1" w:themeShade="BF"/>
                              <w:sz w:val="36"/>
                              <w:szCs w:val="36"/>
                            </w:rPr>
                            <w:t>encadrant</w:t>
                          </w:r>
                        </w:p>
                        <w:p w14:paraId="6B464218" w14:textId="77777777" w:rsidR="00A30060" w:rsidRDefault="00A30060">
                          <w:pPr>
                            <w:pStyle w:val="Sansinterligne"/>
                            <w:rPr>
                              <w:caps/>
                              <w:color w:val="595959" w:themeColor="text1" w:themeTint="A6"/>
                              <w:sz w:val="28"/>
                              <w:szCs w:val="28"/>
                            </w:rPr>
                          </w:pPr>
                        </w:p>
                        <w:p w14:paraId="3BE22DF8" w14:textId="4EF75B6A" w:rsidR="00A30060" w:rsidRPr="00A51D46" w:rsidRDefault="00A30060">
                          <w:pPr>
                            <w:pStyle w:val="Sansinterligne"/>
                            <w:rPr>
                              <w:caps/>
                              <w:color w:val="222A35" w:themeColor="text2" w:themeShade="80"/>
                              <w:sz w:val="28"/>
                              <w:szCs w:val="28"/>
                            </w:rPr>
                          </w:pPr>
                          <w:r w:rsidRPr="00A51D46">
                            <w:rPr>
                              <w:caps/>
                              <w:color w:val="222A35" w:themeColor="text2" w:themeShade="80"/>
                              <w:sz w:val="28"/>
                              <w:szCs w:val="28"/>
                            </w:rPr>
                            <w:t>dr azaiez ikbel</w:t>
                          </w:r>
                        </w:p>
                        <w:p w14:paraId="62581E05" w14:textId="0206C81A" w:rsidR="00EA2D9E" w:rsidRDefault="00EA2D9E">
                          <w:pPr>
                            <w:pStyle w:val="Sansinterligne"/>
                            <w:rPr>
                              <w:color w:val="595959" w:themeColor="text1" w:themeTint="A6"/>
                              <w:sz w:val="20"/>
                              <w:szCs w:val="20"/>
                            </w:rPr>
                          </w:pPr>
                        </w:p>
                      </w:txbxContent>
                    </v:textbox>
                    <w10:wrap anchorx="page" anchory="margin"/>
                  </v:shape>
                </w:pict>
              </mc:Fallback>
            </mc:AlternateContent>
          </w:r>
          <w:r>
            <w:rPr>
              <w:noProof/>
            </w:rPr>
            <mc:AlternateContent>
              <mc:Choice Requires="wps">
                <w:drawing>
                  <wp:anchor distT="0" distB="0" distL="114300" distR="114300" simplePos="0" relativeHeight="251657728" behindDoc="0" locked="0" layoutInCell="1" allowOverlap="1" wp14:anchorId="4723D022" wp14:editId="57877CA1">
                    <wp:simplePos x="0" y="0"/>
                    <wp:positionH relativeFrom="margin">
                      <wp:posOffset>167005</wp:posOffset>
                    </wp:positionH>
                    <wp:positionV relativeFrom="page">
                      <wp:posOffset>2809876</wp:posOffset>
                    </wp:positionV>
                    <wp:extent cx="6105525" cy="2933700"/>
                    <wp:effectExtent l="0" t="0" r="9525" b="0"/>
                    <wp:wrapNone/>
                    <wp:docPr id="45" name="Zone de texte 45"/>
                    <wp:cNvGraphicFramePr/>
                    <a:graphic xmlns:a="http://schemas.openxmlformats.org/drawingml/2006/main">
                      <a:graphicData uri="http://schemas.microsoft.com/office/word/2010/wordprocessingShape">
                        <wps:wsp>
                          <wps:cNvSpPr txBox="1"/>
                          <wps:spPr>
                            <a:xfrm>
                              <a:off x="0" y="0"/>
                              <a:ext cx="6105525" cy="293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B2073" w14:textId="77777777" w:rsidR="00A557A5" w:rsidRPr="00A557A5" w:rsidRDefault="00A557A5" w:rsidP="00A557A5">
                                <w:pPr>
                                  <w:pStyle w:val="paragraph"/>
                                  <w:spacing w:before="0" w:beforeAutospacing="0" w:after="0" w:afterAutospacing="0"/>
                                  <w:textAlignment w:val="baseline"/>
                                  <w:rPr>
                                    <w:rFonts w:ascii="Segoe UI" w:hAnsi="Segoe UI" w:cs="Segoe UI"/>
                                    <w:color w:val="1F3864" w:themeColor="accent1" w:themeShade="80"/>
                                    <w:sz w:val="18"/>
                                    <w:szCs w:val="18"/>
                                  </w:rPr>
                                </w:pPr>
                                <w:r w:rsidRPr="00A557A5">
                                  <w:rPr>
                                    <w:rStyle w:val="normaltextrun"/>
                                    <w:rFonts w:ascii="Calibri" w:hAnsi="Calibri" w:cs="Calibri"/>
                                    <w:i/>
                                    <w:iCs/>
                                    <w:color w:val="1F3864" w:themeColor="accent1" w:themeShade="80"/>
                                    <w:sz w:val="96"/>
                                    <w:szCs w:val="96"/>
                                  </w:rPr>
                                  <w:t>Conception d’une charte graphique avec Figma web design</w:t>
                                </w:r>
                                <w:r w:rsidRPr="00A557A5">
                                  <w:rPr>
                                    <w:rStyle w:val="eop"/>
                                    <w:rFonts w:ascii="Calibri" w:hAnsi="Calibri" w:cs="Calibri"/>
                                    <w:color w:val="1F3864" w:themeColor="accent1" w:themeShade="80"/>
                                    <w:sz w:val="96"/>
                                    <w:szCs w:val="96"/>
                                  </w:rPr>
                                  <w:t> </w:t>
                                </w:r>
                              </w:p>
                              <w:p w14:paraId="1593CD1A" w14:textId="40811FBB" w:rsidR="006379B9" w:rsidRDefault="006379B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23D022" id="Zone de texte 45" o:spid="_x0000_s1056" type="#_x0000_t202" style="position:absolute;margin-left:13.15pt;margin-top:221.25pt;width:480.75pt;height:231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" filled="f" stroked="f" strokeweight=".5pt">
                    <v:textbox inset="0,0,0,0">
                      <w:txbxContent>
                        <w:p w14:paraId="34AB2073" w14:textId="77777777" w:rsidR="00A557A5" w:rsidRPr="00A557A5" w:rsidRDefault="00A557A5" w:rsidP="00A557A5">
                          <w:pPr>
                            <w:pStyle w:val="paragraph"/>
                            <w:spacing w:before="0" w:beforeAutospacing="0" w:after="0" w:afterAutospacing="0"/>
                            <w:textAlignment w:val="baseline"/>
                            <w:rPr>
                              <w:rFonts w:ascii="Segoe UI" w:hAnsi="Segoe UI" w:cs="Segoe UI"/>
                              <w:color w:val="1F3864" w:themeColor="accent1" w:themeShade="80"/>
                              <w:sz w:val="18"/>
                              <w:szCs w:val="18"/>
                            </w:rPr>
                          </w:pPr>
                          <w:r w:rsidRPr="00A557A5">
                            <w:rPr>
                              <w:rStyle w:val="normaltextrun"/>
                              <w:rFonts w:ascii="Calibri" w:hAnsi="Calibri" w:cs="Calibri"/>
                              <w:i/>
                              <w:iCs/>
                              <w:color w:val="1F3864" w:themeColor="accent1" w:themeShade="80"/>
                              <w:sz w:val="96"/>
                              <w:szCs w:val="96"/>
                            </w:rPr>
                            <w:t>Conception d’une charte graphique avec Figma web design</w:t>
                          </w:r>
                          <w:r w:rsidRPr="00A557A5">
                            <w:rPr>
                              <w:rStyle w:val="eop"/>
                              <w:rFonts w:ascii="Calibri" w:hAnsi="Calibri" w:cs="Calibri"/>
                              <w:color w:val="1F3864" w:themeColor="accent1" w:themeShade="80"/>
                              <w:sz w:val="96"/>
                              <w:szCs w:val="96"/>
                            </w:rPr>
                            <w:t> </w:t>
                          </w:r>
                        </w:p>
                        <w:p w14:paraId="1593CD1A" w14:textId="40811FBB" w:rsidR="006379B9" w:rsidRDefault="006379B9">
                          <w:pPr>
                            <w:spacing w:before="120"/>
                            <w:rPr>
                              <w:color w:val="404040" w:themeColor="text1" w:themeTint="BF"/>
                              <w:sz w:val="36"/>
                              <w:szCs w:val="36"/>
                            </w:rPr>
                          </w:pPr>
                        </w:p>
                      </w:txbxContent>
                    </v:textbox>
                    <w10:wrap anchorx="margin" anchory="page"/>
                  </v:shape>
                </w:pict>
              </mc:Fallback>
            </mc:AlternateContent>
          </w:r>
          <w:r w:rsidR="006379B9">
            <w:rPr>
              <w:rStyle w:val="eop"/>
              <w:rFonts w:ascii="Calibri" w:hAnsi="Calibri" w:cs="Calibri"/>
              <w:sz w:val="48"/>
              <w:szCs w:val="48"/>
            </w:rPr>
            <w:br w:type="page"/>
          </w:r>
        </w:p>
      </w:sdtContent>
    </w:sdt>
    <w:p w14:paraId="3E7F0FB5"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56"/>
          <w:szCs w:val="56"/>
        </w:rPr>
        <w:lastRenderedPageBreak/>
        <w:t>                        Sommaire</w:t>
      </w:r>
      <w:r>
        <w:rPr>
          <w:rStyle w:val="eop"/>
          <w:rFonts w:ascii="Calibri" w:hAnsi="Calibri" w:cs="Calibri"/>
          <w:sz w:val="56"/>
          <w:szCs w:val="56"/>
        </w:rPr>
        <w:t> </w:t>
      </w:r>
    </w:p>
    <w:p w14:paraId="2B8A6EEB"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56"/>
          <w:szCs w:val="56"/>
        </w:rPr>
        <w:t> </w:t>
      </w:r>
    </w:p>
    <w:p w14:paraId="78CDF0E1" w14:textId="77777777" w:rsidR="00B04023" w:rsidRPr="002E0D8E" w:rsidRDefault="00B04023" w:rsidP="00B04023">
      <w:pPr>
        <w:pStyle w:val="paragraph"/>
        <w:spacing w:before="0" w:beforeAutospacing="0" w:after="0" w:afterAutospacing="0"/>
        <w:textAlignment w:val="baseline"/>
        <w:rPr>
          <w:rFonts w:ascii="Segoe UI" w:hAnsi="Segoe UI" w:cs="Segoe UI"/>
          <w:sz w:val="36"/>
          <w:szCs w:val="36"/>
        </w:rPr>
      </w:pPr>
      <w:r w:rsidRPr="002E0D8E">
        <w:rPr>
          <w:rStyle w:val="eop"/>
          <w:rFonts w:ascii="Calibri" w:hAnsi="Calibri" w:cs="Calibri"/>
          <w:sz w:val="36"/>
          <w:szCs w:val="36"/>
        </w:rPr>
        <w:t> </w:t>
      </w:r>
    </w:p>
    <w:p w14:paraId="10A52D09" w14:textId="658FE9BD" w:rsidR="009D503F" w:rsidRDefault="009D503F" w:rsidP="00F7184D">
      <w:pPr>
        <w:pStyle w:val="TM1"/>
        <w:rPr>
          <w:ins w:id="1" w:author="AZAIEZ Ikbel" w:date="2022-12-10T15:23:00Z"/>
          <w:noProof/>
        </w:rPr>
        <w:pPrChange w:id="2" w:author="ebtysem aloui" w:date="2022-12-12T09:38:00Z">
          <w:pPr>
            <w:pStyle w:val="TM1"/>
            <w:tabs>
              <w:tab w:val="right" w:leader="dot" w:pos="9062"/>
            </w:tabs>
          </w:pPr>
        </w:pPrChange>
      </w:pPr>
      <w:ins w:id="3" w:author="AZAIEZ Ikbel" w:date="2022-12-10T15:23:00Z">
        <w:r>
          <w:rPr>
            <w:rStyle w:val="normaltextrun"/>
            <w:rFonts w:ascii="Calibri" w:hAnsi="Calibri" w:cs="Calibri"/>
            <w:sz w:val="36"/>
            <w:szCs w:val="36"/>
          </w:rPr>
          <w:fldChar w:fldCharType="begin"/>
        </w:r>
        <w:r>
          <w:rPr>
            <w:rStyle w:val="normaltextrun"/>
            <w:rFonts w:ascii="Calibri" w:hAnsi="Calibri" w:cs="Calibri"/>
            <w:sz w:val="36"/>
            <w:szCs w:val="36"/>
          </w:rPr>
          <w:instrText xml:space="preserve"> TOC \o "1-3" \h \z \u </w:instrText>
        </w:r>
      </w:ins>
      <w:r>
        <w:rPr>
          <w:rStyle w:val="normaltextrun"/>
          <w:rFonts w:ascii="Calibri" w:hAnsi="Calibri" w:cs="Calibri"/>
          <w:sz w:val="36"/>
          <w:szCs w:val="36"/>
        </w:rPr>
        <w:fldChar w:fldCharType="separate"/>
      </w:r>
      <w:ins w:id="4"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"_Toc121578229"</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Introduction générale</w:t>
        </w:r>
        <w:r>
          <w:rPr>
            <w:noProof/>
            <w:webHidden/>
          </w:rPr>
          <w:tab/>
        </w:r>
        <w:r>
          <w:rPr>
            <w:noProof/>
            <w:webHidden/>
          </w:rPr>
          <w:fldChar w:fldCharType="begin"/>
        </w:r>
        <w:r>
          <w:rPr>
            <w:noProof/>
            <w:webHidden/>
          </w:rPr>
          <w:instrText xml:space="preserve"> PAGEREF _Toc121578229 \h </w:instrText>
        </w:r>
      </w:ins>
      <w:r>
        <w:rPr>
          <w:noProof/>
          <w:webHidden/>
        </w:rPr>
      </w:r>
      <w:r>
        <w:rPr>
          <w:noProof/>
          <w:webHidden/>
        </w:rPr>
        <w:fldChar w:fldCharType="separate"/>
      </w:r>
      <w:ins w:id="5" w:author="AZAIEZ Ikbel" w:date="2022-12-10T15:23:00Z">
        <w:r>
          <w:rPr>
            <w:noProof/>
            <w:webHidden/>
          </w:rPr>
          <w:t>2</w:t>
        </w:r>
        <w:r>
          <w:rPr>
            <w:noProof/>
            <w:webHidden/>
          </w:rPr>
          <w:fldChar w:fldCharType="end"/>
        </w:r>
        <w:r w:rsidRPr="00250E7F">
          <w:rPr>
            <w:rStyle w:val="Lienhypertexte"/>
            <w:noProof/>
          </w:rPr>
          <w:fldChar w:fldCharType="end"/>
        </w:r>
      </w:ins>
    </w:p>
    <w:p w14:paraId="2BBD6958" w14:textId="0EE93A26" w:rsidR="009D503F" w:rsidRDefault="009D503F" w:rsidP="00F7184D">
      <w:pPr>
        <w:pStyle w:val="TM1"/>
        <w:rPr>
          <w:ins w:id="6" w:author="AZAIEZ Ikbel" w:date="2022-12-10T15:23:00Z"/>
          <w:noProof/>
        </w:rPr>
        <w:pPrChange w:id="7" w:author="ebtysem aloui" w:date="2022-12-12T09:38:00Z">
          <w:pPr>
            <w:pStyle w:val="TM1"/>
            <w:tabs>
              <w:tab w:val="right" w:leader="dot" w:pos="9062"/>
            </w:tabs>
          </w:pPr>
        </w:pPrChange>
      </w:pPr>
      <w:ins w:id="8"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"_Toc121578230"</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Chapitre1 : Cadre général du projet</w:t>
        </w:r>
        <w:r>
          <w:rPr>
            <w:noProof/>
            <w:webHidden/>
          </w:rPr>
          <w:tab/>
        </w:r>
        <w:r>
          <w:rPr>
            <w:noProof/>
            <w:webHidden/>
          </w:rPr>
          <w:fldChar w:fldCharType="begin"/>
        </w:r>
        <w:r>
          <w:rPr>
            <w:noProof/>
            <w:webHidden/>
          </w:rPr>
          <w:instrText xml:space="preserve"> PAGEREF _Toc121578230 \h </w:instrText>
        </w:r>
      </w:ins>
      <w:r>
        <w:rPr>
          <w:noProof/>
          <w:webHidden/>
        </w:rPr>
      </w:r>
      <w:r>
        <w:rPr>
          <w:noProof/>
          <w:webHidden/>
        </w:rPr>
        <w:fldChar w:fldCharType="separate"/>
      </w:r>
      <w:ins w:id="9" w:author="AZAIEZ Ikbel" w:date="2022-12-10T15:23:00Z">
        <w:r>
          <w:rPr>
            <w:noProof/>
            <w:webHidden/>
          </w:rPr>
          <w:t>3</w:t>
        </w:r>
        <w:r>
          <w:rPr>
            <w:noProof/>
            <w:webHidden/>
          </w:rPr>
          <w:fldChar w:fldCharType="end"/>
        </w:r>
        <w:r w:rsidRPr="00250E7F">
          <w:rPr>
            <w:rStyle w:val="Lienhypertexte"/>
            <w:noProof/>
          </w:rPr>
          <w:fldChar w:fldCharType="end"/>
        </w:r>
      </w:ins>
    </w:p>
    <w:p w14:paraId="1C7F1BDA" w14:textId="4296554E" w:rsidR="009D503F" w:rsidRDefault="009D503F" w:rsidP="00F7184D">
      <w:pPr>
        <w:pStyle w:val="TM1"/>
        <w:rPr>
          <w:ins w:id="10" w:author="AZAIEZ Ikbel" w:date="2022-12-10T15:23:00Z"/>
          <w:noProof/>
        </w:rPr>
        <w:pPrChange w:id="11" w:author="ebtysem aloui" w:date="2022-12-12T09:38:00Z">
          <w:pPr>
            <w:pStyle w:val="TM1"/>
            <w:tabs>
              <w:tab w:val="left" w:pos="480"/>
              <w:tab w:val="right" w:leader="dot" w:pos="9062"/>
            </w:tabs>
          </w:pPr>
        </w:pPrChange>
      </w:pPr>
      <w:ins w:id="12"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"_Toc121578231"</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1.</w:t>
        </w:r>
        <w:r>
          <w:rPr>
            <w:noProof/>
          </w:rPr>
          <w:tab/>
        </w:r>
        <w:r w:rsidRPr="00250E7F">
          <w:rPr>
            <w:rStyle w:val="Lienhypertexte"/>
            <w:rFonts w:asciiTheme="majorBidi" w:hAnsiTheme="majorBidi"/>
            <w:noProof/>
          </w:rPr>
          <w:t>Introduction</w:t>
        </w:r>
        <w:r>
          <w:rPr>
            <w:noProof/>
            <w:webHidden/>
          </w:rPr>
          <w:tab/>
        </w:r>
        <w:r>
          <w:rPr>
            <w:noProof/>
            <w:webHidden/>
          </w:rPr>
          <w:fldChar w:fldCharType="begin"/>
        </w:r>
        <w:r>
          <w:rPr>
            <w:noProof/>
            <w:webHidden/>
          </w:rPr>
          <w:instrText xml:space="preserve"> PAGEREF _Toc121578231 \h </w:instrText>
        </w:r>
      </w:ins>
      <w:r>
        <w:rPr>
          <w:noProof/>
          <w:webHidden/>
        </w:rPr>
      </w:r>
      <w:r>
        <w:rPr>
          <w:noProof/>
          <w:webHidden/>
        </w:rPr>
        <w:fldChar w:fldCharType="separate"/>
      </w:r>
      <w:ins w:id="13" w:author="AZAIEZ Ikbel" w:date="2022-12-10T15:23:00Z">
        <w:r>
          <w:rPr>
            <w:noProof/>
            <w:webHidden/>
          </w:rPr>
          <w:t>3</w:t>
        </w:r>
        <w:r>
          <w:rPr>
            <w:noProof/>
            <w:webHidden/>
          </w:rPr>
          <w:fldChar w:fldCharType="end"/>
        </w:r>
        <w:r w:rsidRPr="00250E7F">
          <w:rPr>
            <w:rStyle w:val="Lienhypertexte"/>
            <w:noProof/>
          </w:rPr>
          <w:fldChar w:fldCharType="end"/>
        </w:r>
      </w:ins>
    </w:p>
    <w:p w14:paraId="535C4D97" w14:textId="794C3ED7" w:rsidR="009D503F" w:rsidRDefault="009D503F" w:rsidP="00F7184D">
      <w:pPr>
        <w:pStyle w:val="TM1"/>
        <w:rPr>
          <w:ins w:id="14" w:author="AZAIEZ Ikbel" w:date="2022-12-10T15:23:00Z"/>
          <w:noProof/>
        </w:rPr>
        <w:pPrChange w:id="15" w:author="ebtysem aloui" w:date="2022-12-12T09:38:00Z">
          <w:pPr>
            <w:pStyle w:val="TM1"/>
            <w:tabs>
              <w:tab w:val="left" w:pos="480"/>
              <w:tab w:val="right" w:leader="dot" w:pos="9062"/>
            </w:tabs>
          </w:pPr>
        </w:pPrChange>
      </w:pPr>
      <w:ins w:id="16"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"_Toc121578232"</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eastAsia="Times New Roman" w:hAnsi="Calibri" w:cs="Calibri"/>
            <w:noProof/>
            <w:lang w:eastAsia="fr-FR"/>
          </w:rPr>
          <w:t>2.</w:t>
        </w:r>
        <w:r>
          <w:rPr>
            <w:noProof/>
          </w:rPr>
          <w:tab/>
        </w:r>
        <w:r w:rsidRPr="00250E7F">
          <w:rPr>
            <w:rStyle w:val="Lienhypertexte"/>
            <w:rFonts w:asciiTheme="majorBidi" w:hAnsiTheme="majorBidi"/>
            <w:noProof/>
            <w:lang w:eastAsia="fr-FR"/>
          </w:rPr>
          <w:t>C'est quoi la conception d’une charte graphique</w:t>
        </w:r>
        <w:r>
          <w:rPr>
            <w:noProof/>
            <w:webHidden/>
          </w:rPr>
          <w:tab/>
        </w:r>
        <w:r>
          <w:rPr>
            <w:noProof/>
            <w:webHidden/>
          </w:rPr>
          <w:fldChar w:fldCharType="begin"/>
        </w:r>
        <w:r>
          <w:rPr>
            <w:noProof/>
            <w:webHidden/>
          </w:rPr>
          <w:instrText xml:space="preserve"> PAGEREF _Toc121578232 \h </w:instrText>
        </w:r>
      </w:ins>
      <w:r>
        <w:rPr>
          <w:noProof/>
          <w:webHidden/>
        </w:rPr>
      </w:r>
      <w:r>
        <w:rPr>
          <w:noProof/>
          <w:webHidden/>
        </w:rPr>
        <w:fldChar w:fldCharType="separate"/>
      </w:r>
      <w:ins w:id="17" w:author="AZAIEZ Ikbel" w:date="2022-12-10T15:23:00Z">
        <w:r>
          <w:rPr>
            <w:noProof/>
            <w:webHidden/>
          </w:rPr>
          <w:t>3</w:t>
        </w:r>
        <w:r>
          <w:rPr>
            <w:noProof/>
            <w:webHidden/>
          </w:rPr>
          <w:fldChar w:fldCharType="end"/>
        </w:r>
        <w:r w:rsidRPr="00250E7F">
          <w:rPr>
            <w:rStyle w:val="Lienhypertexte"/>
            <w:noProof/>
          </w:rPr>
          <w:fldChar w:fldCharType="end"/>
        </w:r>
      </w:ins>
    </w:p>
    <w:p w14:paraId="17197A11" w14:textId="47557400" w:rsidR="009D503F" w:rsidRDefault="009D503F" w:rsidP="00F7184D">
      <w:pPr>
        <w:pStyle w:val="TM1"/>
        <w:rPr>
          <w:ins w:id="18" w:author="AZAIEZ Ikbel" w:date="2022-12-10T15:23:00Z"/>
          <w:noProof/>
        </w:rPr>
        <w:pPrChange w:id="19" w:author="ebtysem aloui" w:date="2022-12-12T09:38:00Z">
          <w:pPr>
            <w:pStyle w:val="TM1"/>
            <w:tabs>
              <w:tab w:val="left" w:pos="480"/>
              <w:tab w:val="right" w:leader="dot" w:pos="9062"/>
            </w:tabs>
          </w:pPr>
        </w:pPrChange>
      </w:pPr>
      <w:ins w:id="20"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"_Toc121578233"</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3.</w:t>
        </w:r>
        <w:r>
          <w:rPr>
            <w:noProof/>
          </w:rPr>
          <w:tab/>
        </w:r>
        <w:r w:rsidRPr="00250E7F">
          <w:rPr>
            <w:rStyle w:val="Lienhypertexte"/>
            <w:rFonts w:asciiTheme="majorBidi" w:hAnsiTheme="majorBidi"/>
            <w:noProof/>
          </w:rPr>
          <w:t>À propos de Figma web design...</w:t>
        </w:r>
        <w:r>
          <w:rPr>
            <w:noProof/>
            <w:webHidden/>
          </w:rPr>
          <w:tab/>
        </w:r>
        <w:r>
          <w:rPr>
            <w:noProof/>
            <w:webHidden/>
          </w:rPr>
          <w:fldChar w:fldCharType="begin"/>
        </w:r>
        <w:r>
          <w:rPr>
            <w:noProof/>
            <w:webHidden/>
          </w:rPr>
          <w:instrText xml:space="preserve"> PAGEREF _Toc121578233 \h </w:instrText>
        </w:r>
      </w:ins>
      <w:r>
        <w:rPr>
          <w:noProof/>
          <w:webHidden/>
        </w:rPr>
      </w:r>
      <w:r>
        <w:rPr>
          <w:noProof/>
          <w:webHidden/>
        </w:rPr>
        <w:fldChar w:fldCharType="separate"/>
      </w:r>
      <w:ins w:id="21" w:author="AZAIEZ Ikbel" w:date="2022-12-10T15:23:00Z">
        <w:r>
          <w:rPr>
            <w:noProof/>
            <w:webHidden/>
          </w:rPr>
          <w:t>3</w:t>
        </w:r>
        <w:r>
          <w:rPr>
            <w:noProof/>
            <w:webHidden/>
          </w:rPr>
          <w:fldChar w:fldCharType="end"/>
        </w:r>
        <w:r w:rsidRPr="00250E7F">
          <w:rPr>
            <w:rStyle w:val="Lienhypertexte"/>
            <w:noProof/>
          </w:rPr>
          <w:fldChar w:fldCharType="end"/>
        </w:r>
      </w:ins>
    </w:p>
    <w:p w14:paraId="35B46998" w14:textId="77777777" w:rsidR="00463981" w:rsidRDefault="00463981" w:rsidP="00F7184D">
      <w:pPr>
        <w:pStyle w:val="TM1"/>
        <w:rPr>
          <w:ins w:id="22" w:author="ebtysem aloui" w:date="2022-12-12T09:11:00Z"/>
          <w:rStyle w:val="Lienhypertexte"/>
          <w:noProof/>
        </w:rPr>
        <w:pPrChange w:id="23" w:author="ebtysem aloui" w:date="2022-12-12T09:38:00Z">
          <w:pPr>
            <w:pStyle w:val="TM1"/>
            <w:tabs>
              <w:tab w:val="left" w:pos="480"/>
              <w:tab w:val="right" w:leader="dot" w:pos="9062"/>
            </w:tabs>
          </w:pPr>
        </w:pPrChange>
      </w:pPr>
    </w:p>
    <w:p w14:paraId="74A77865" w14:textId="77777777" w:rsidR="00463981" w:rsidRDefault="00463981">
      <w:pPr>
        <w:rPr>
          <w:ins w:id="24" w:author="ebtysem aloui" w:date="2022-12-12T09:11:00Z"/>
          <w:rStyle w:val="Lienhypertexte"/>
          <w:noProof/>
        </w:rPr>
      </w:pPr>
      <w:ins w:id="25" w:author="ebtysem aloui" w:date="2022-12-12T09:11:00Z">
        <w:r>
          <w:rPr>
            <w:rStyle w:val="Lienhypertexte"/>
            <w:noProof/>
          </w:rPr>
          <w:br w:type="page"/>
        </w:r>
      </w:ins>
    </w:p>
    <w:p w14:paraId="61191C83" w14:textId="77777777" w:rsidR="00463981" w:rsidRDefault="00463981" w:rsidP="00F7184D">
      <w:pPr>
        <w:pStyle w:val="TM1"/>
        <w:rPr>
          <w:ins w:id="26" w:author="ebtysem aloui" w:date="2022-12-12T09:11:00Z"/>
          <w:rStyle w:val="Lienhypertexte"/>
          <w:noProof/>
        </w:rPr>
        <w:pPrChange w:id="27" w:author="ebtysem aloui" w:date="2022-12-12T09:38:00Z">
          <w:pPr>
            <w:pStyle w:val="TM1"/>
            <w:tabs>
              <w:tab w:val="left" w:pos="480"/>
              <w:tab w:val="right" w:leader="dot" w:pos="9062"/>
            </w:tabs>
          </w:pPr>
        </w:pPrChange>
      </w:pPr>
    </w:p>
    <w:p w14:paraId="72CB55EA" w14:textId="77777777" w:rsidR="00463981" w:rsidRDefault="00463981">
      <w:pPr>
        <w:rPr>
          <w:ins w:id="28" w:author="ebtysem aloui" w:date="2022-12-12T09:11:00Z"/>
          <w:rStyle w:val="Lienhypertexte"/>
          <w:noProof/>
        </w:rPr>
      </w:pPr>
      <w:ins w:id="29" w:author="ebtysem aloui" w:date="2022-12-12T09:11:00Z">
        <w:r>
          <w:rPr>
            <w:rStyle w:val="Lienhypertexte"/>
            <w:noProof/>
          </w:rPr>
          <w:br w:type="page"/>
        </w:r>
      </w:ins>
    </w:p>
    <w:p w14:paraId="476C9A58" w14:textId="1B67A901" w:rsidR="009D503F" w:rsidRDefault="009D503F" w:rsidP="00F7184D">
      <w:pPr>
        <w:pStyle w:val="TM1"/>
        <w:rPr>
          <w:ins w:id="30" w:author="AZAIEZ Ikbel" w:date="2022-12-10T15:23:00Z"/>
          <w:noProof/>
        </w:rPr>
        <w:pPrChange w:id="31" w:author="ebtysem aloui" w:date="2022-12-12T09:38:00Z">
          <w:pPr>
            <w:pStyle w:val="TM1"/>
            <w:tabs>
              <w:tab w:val="left" w:pos="480"/>
              <w:tab w:val="right" w:leader="dot" w:pos="9062"/>
            </w:tabs>
          </w:pPr>
        </w:pPrChange>
      </w:pPr>
      <w:ins w:id="32" w:author="AZAIEZ Ikbel" w:date="2022-12-10T15:23:00Z">
        <w:r w:rsidRPr="00250E7F">
          <w:rPr>
            <w:rStyle w:val="Lienhypertexte"/>
            <w:noProof/>
          </w:rPr>
          <w:lastRenderedPageBreak/>
          <w:fldChar w:fldCharType="begin"/>
        </w:r>
        <w:r w:rsidRPr="00250E7F">
          <w:rPr>
            <w:rStyle w:val="Lienhypertexte"/>
            <w:noProof/>
          </w:rPr>
          <w:instrText xml:space="preserve"> </w:instrText>
        </w:r>
        <w:r>
          <w:rPr>
            <w:noProof/>
          </w:rPr>
          <w:instrText>HYPERLINK \l "_Toc121578234"</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4.</w:t>
        </w:r>
        <w:r>
          <w:rPr>
            <w:noProof/>
          </w:rPr>
          <w:tab/>
        </w:r>
        <w:r w:rsidRPr="00250E7F">
          <w:rPr>
            <w:rStyle w:val="Lienhypertexte"/>
            <w:rFonts w:asciiTheme="majorBidi" w:hAnsiTheme="majorBidi"/>
            <w:noProof/>
          </w:rPr>
          <w:t>Conclusion</w:t>
        </w:r>
        <w:r>
          <w:rPr>
            <w:noProof/>
            <w:webHidden/>
          </w:rPr>
          <w:tab/>
        </w:r>
        <w:r>
          <w:rPr>
            <w:noProof/>
            <w:webHidden/>
          </w:rPr>
          <w:fldChar w:fldCharType="begin"/>
        </w:r>
        <w:r>
          <w:rPr>
            <w:noProof/>
            <w:webHidden/>
          </w:rPr>
          <w:instrText xml:space="preserve"> PAGEREF _Toc121578234 \h </w:instrText>
        </w:r>
      </w:ins>
      <w:r>
        <w:rPr>
          <w:noProof/>
          <w:webHidden/>
        </w:rPr>
      </w:r>
      <w:r>
        <w:rPr>
          <w:noProof/>
          <w:webHidden/>
        </w:rPr>
        <w:fldChar w:fldCharType="separate"/>
      </w:r>
      <w:ins w:id="33" w:author="AZAIEZ Ikbel" w:date="2022-12-10T15:23:00Z">
        <w:r>
          <w:rPr>
            <w:noProof/>
            <w:webHidden/>
          </w:rPr>
          <w:t>5</w:t>
        </w:r>
        <w:r>
          <w:rPr>
            <w:noProof/>
            <w:webHidden/>
          </w:rPr>
          <w:fldChar w:fldCharType="end"/>
        </w:r>
        <w:r w:rsidRPr="00250E7F">
          <w:rPr>
            <w:rStyle w:val="Lienhypertexte"/>
            <w:noProof/>
          </w:rPr>
          <w:fldChar w:fldCharType="end"/>
        </w:r>
      </w:ins>
    </w:p>
    <w:p w14:paraId="2C69F657" w14:textId="598619AA" w:rsidR="009D503F" w:rsidRDefault="009D503F" w:rsidP="00F7184D">
      <w:pPr>
        <w:pStyle w:val="TM1"/>
        <w:rPr>
          <w:ins w:id="34" w:author="AZAIEZ Ikbel" w:date="2022-12-10T15:23:00Z"/>
          <w:noProof/>
        </w:rPr>
        <w:pPrChange w:id="35" w:author="ebtysem aloui" w:date="2022-12-12T09:38:00Z">
          <w:pPr>
            <w:pStyle w:val="TM1"/>
            <w:tabs>
              <w:tab w:val="right" w:leader="dot" w:pos="9062"/>
            </w:tabs>
          </w:pPr>
        </w:pPrChange>
      </w:pPr>
      <w:ins w:id="36"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"_Toc121578235"</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Chapitre2 : Conception</w:t>
        </w:r>
        <w:r>
          <w:rPr>
            <w:noProof/>
            <w:webHidden/>
          </w:rPr>
          <w:tab/>
        </w:r>
        <w:r>
          <w:rPr>
            <w:noProof/>
            <w:webHidden/>
          </w:rPr>
          <w:fldChar w:fldCharType="begin"/>
        </w:r>
        <w:r>
          <w:rPr>
            <w:noProof/>
            <w:webHidden/>
          </w:rPr>
          <w:instrText xml:space="preserve"> PAGEREF _Toc121578235 \h </w:instrText>
        </w:r>
      </w:ins>
      <w:r>
        <w:rPr>
          <w:noProof/>
          <w:webHidden/>
        </w:rPr>
      </w:r>
      <w:r>
        <w:rPr>
          <w:noProof/>
          <w:webHidden/>
        </w:rPr>
        <w:fldChar w:fldCharType="separate"/>
      </w:r>
      <w:ins w:id="37" w:author="AZAIEZ Ikbel" w:date="2022-12-10T15:23:00Z">
        <w:r>
          <w:rPr>
            <w:noProof/>
            <w:webHidden/>
          </w:rPr>
          <w:t>6</w:t>
        </w:r>
        <w:r>
          <w:rPr>
            <w:noProof/>
            <w:webHidden/>
          </w:rPr>
          <w:fldChar w:fldCharType="end"/>
        </w:r>
        <w:r w:rsidRPr="00250E7F">
          <w:rPr>
            <w:rStyle w:val="Lienhypertexte"/>
            <w:noProof/>
          </w:rPr>
          <w:fldChar w:fldCharType="end"/>
        </w:r>
      </w:ins>
    </w:p>
    <w:p w14:paraId="781C2F4F" w14:textId="7E6CFDE5" w:rsidR="009D503F" w:rsidRDefault="009D503F" w:rsidP="00F7184D">
      <w:pPr>
        <w:pStyle w:val="TM1"/>
        <w:rPr>
          <w:ins w:id="38" w:author="AZAIEZ Ikbel" w:date="2022-12-10T15:23:00Z"/>
          <w:noProof/>
        </w:rPr>
        <w:pPrChange w:id="39" w:author="ebtysem aloui" w:date="2022-12-12T09:38:00Z">
          <w:pPr>
            <w:pStyle w:val="TM1"/>
            <w:tabs>
              <w:tab w:val="left" w:pos="480"/>
              <w:tab w:val="right" w:leader="dot" w:pos="9062"/>
            </w:tabs>
          </w:pPr>
        </w:pPrChange>
      </w:pPr>
      <w:ins w:id="40"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"_Toc121578236"</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1.</w:t>
        </w:r>
        <w:r>
          <w:rPr>
            <w:noProof/>
          </w:rPr>
          <w:tab/>
        </w:r>
        <w:r w:rsidRPr="00250E7F">
          <w:rPr>
            <w:rStyle w:val="Lienhypertexte"/>
            <w:rFonts w:ascii="Calibri" w:hAnsi="Calibri" w:cs="Calibri"/>
            <w:noProof/>
          </w:rPr>
          <w:t>Introduction</w:t>
        </w:r>
        <w:r>
          <w:rPr>
            <w:noProof/>
            <w:webHidden/>
          </w:rPr>
          <w:tab/>
        </w:r>
        <w:r>
          <w:rPr>
            <w:noProof/>
            <w:webHidden/>
          </w:rPr>
          <w:fldChar w:fldCharType="begin"/>
        </w:r>
        <w:r>
          <w:rPr>
            <w:noProof/>
            <w:webHidden/>
          </w:rPr>
          <w:instrText xml:space="preserve"> PAGEREF _Toc121578236 \h </w:instrText>
        </w:r>
      </w:ins>
      <w:r>
        <w:rPr>
          <w:noProof/>
          <w:webHidden/>
        </w:rPr>
      </w:r>
      <w:r>
        <w:rPr>
          <w:noProof/>
          <w:webHidden/>
        </w:rPr>
        <w:fldChar w:fldCharType="separate"/>
      </w:r>
      <w:ins w:id="41" w:author="AZAIEZ Ikbel" w:date="2022-12-10T15:23:00Z">
        <w:r>
          <w:rPr>
            <w:noProof/>
            <w:webHidden/>
          </w:rPr>
          <w:t>6</w:t>
        </w:r>
        <w:r>
          <w:rPr>
            <w:noProof/>
            <w:webHidden/>
          </w:rPr>
          <w:fldChar w:fldCharType="end"/>
        </w:r>
        <w:r w:rsidRPr="00250E7F">
          <w:rPr>
            <w:rStyle w:val="Lienhypertexte"/>
            <w:noProof/>
          </w:rPr>
          <w:fldChar w:fldCharType="end"/>
        </w:r>
      </w:ins>
    </w:p>
    <w:p w14:paraId="6C4FE361" w14:textId="7B2CBD73" w:rsidR="009D503F" w:rsidRDefault="009D503F" w:rsidP="00F7184D">
      <w:pPr>
        <w:pStyle w:val="TM1"/>
        <w:rPr>
          <w:ins w:id="42" w:author="AZAIEZ Ikbel" w:date="2022-12-10T15:23:00Z"/>
          <w:noProof/>
        </w:rPr>
        <w:pPrChange w:id="43" w:author="ebtysem aloui" w:date="2022-12-12T09:38:00Z">
          <w:pPr>
            <w:pStyle w:val="TM1"/>
            <w:tabs>
              <w:tab w:val="left" w:pos="480"/>
              <w:tab w:val="right" w:leader="dot" w:pos="9062"/>
            </w:tabs>
          </w:pPr>
        </w:pPrChange>
      </w:pPr>
      <w:ins w:id="44"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"_Toc121578237"</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2.</w:t>
        </w:r>
        <w:r>
          <w:rPr>
            <w:noProof/>
          </w:rPr>
          <w:tab/>
        </w:r>
        <w:r w:rsidRPr="00250E7F">
          <w:rPr>
            <w:rStyle w:val="Lienhypertexte"/>
            <w:rFonts w:ascii="Calibri" w:hAnsi="Calibri" w:cs="Calibri"/>
            <w:noProof/>
          </w:rPr>
          <w:t>Spécifications des besoins</w:t>
        </w:r>
        <w:r>
          <w:rPr>
            <w:noProof/>
            <w:webHidden/>
          </w:rPr>
          <w:tab/>
        </w:r>
        <w:r>
          <w:rPr>
            <w:noProof/>
            <w:webHidden/>
          </w:rPr>
          <w:fldChar w:fldCharType="begin"/>
        </w:r>
        <w:r>
          <w:rPr>
            <w:noProof/>
            <w:webHidden/>
          </w:rPr>
          <w:instrText xml:space="preserve"> PAGEREF _Toc121578237 \h </w:instrText>
        </w:r>
      </w:ins>
      <w:r>
        <w:rPr>
          <w:noProof/>
          <w:webHidden/>
        </w:rPr>
      </w:r>
      <w:r>
        <w:rPr>
          <w:noProof/>
          <w:webHidden/>
        </w:rPr>
        <w:fldChar w:fldCharType="separate"/>
      </w:r>
      <w:ins w:id="45" w:author="AZAIEZ Ikbel" w:date="2022-12-10T15:23:00Z">
        <w:r>
          <w:rPr>
            <w:noProof/>
            <w:webHidden/>
          </w:rPr>
          <w:t>6</w:t>
        </w:r>
        <w:r>
          <w:rPr>
            <w:noProof/>
            <w:webHidden/>
          </w:rPr>
          <w:fldChar w:fldCharType="end"/>
        </w:r>
        <w:r w:rsidRPr="00250E7F">
          <w:rPr>
            <w:rStyle w:val="Lienhypertexte"/>
            <w:noProof/>
          </w:rPr>
          <w:fldChar w:fldCharType="end"/>
        </w:r>
      </w:ins>
    </w:p>
    <w:p w14:paraId="4FD2FFD7" w14:textId="64A527E1" w:rsidR="009D503F" w:rsidRDefault="009D503F" w:rsidP="00F7184D">
      <w:pPr>
        <w:pStyle w:val="TM1"/>
        <w:rPr>
          <w:ins w:id="46" w:author="AZAIEZ Ikbel" w:date="2022-12-10T15:23:00Z"/>
          <w:noProof/>
        </w:rPr>
        <w:pPrChange w:id="47" w:author="ebtysem aloui" w:date="2022-12-12T09:38:00Z">
          <w:pPr>
            <w:pStyle w:val="TM1"/>
            <w:tabs>
              <w:tab w:val="left" w:pos="480"/>
              <w:tab w:val="right" w:leader="dot" w:pos="9062"/>
            </w:tabs>
          </w:pPr>
        </w:pPrChange>
      </w:pPr>
      <w:ins w:id="48"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"_Toc121578238"</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a.</w:t>
        </w:r>
        <w:r>
          <w:rPr>
            <w:noProof/>
          </w:rPr>
          <w:tab/>
        </w:r>
        <w:r w:rsidRPr="00250E7F">
          <w:rPr>
            <w:rStyle w:val="Lienhypertexte"/>
            <w:rFonts w:ascii="Calibri" w:hAnsi="Calibri" w:cs="Calibri"/>
            <w:noProof/>
          </w:rPr>
          <w:t>Description des pages</w:t>
        </w:r>
        <w:r>
          <w:rPr>
            <w:noProof/>
            <w:webHidden/>
          </w:rPr>
          <w:tab/>
        </w:r>
        <w:r>
          <w:rPr>
            <w:noProof/>
            <w:webHidden/>
          </w:rPr>
          <w:fldChar w:fldCharType="begin"/>
        </w:r>
        <w:r>
          <w:rPr>
            <w:noProof/>
            <w:webHidden/>
          </w:rPr>
          <w:instrText xml:space="preserve"> PAGEREF _Toc121578238 \h </w:instrText>
        </w:r>
      </w:ins>
      <w:r>
        <w:rPr>
          <w:noProof/>
          <w:webHidden/>
        </w:rPr>
      </w:r>
      <w:r>
        <w:rPr>
          <w:noProof/>
          <w:webHidden/>
        </w:rPr>
        <w:fldChar w:fldCharType="separate"/>
      </w:r>
      <w:ins w:id="49" w:author="AZAIEZ Ikbel" w:date="2022-12-10T15:23:00Z">
        <w:r>
          <w:rPr>
            <w:noProof/>
            <w:webHidden/>
          </w:rPr>
          <w:t>6</w:t>
        </w:r>
        <w:r>
          <w:rPr>
            <w:noProof/>
            <w:webHidden/>
          </w:rPr>
          <w:fldChar w:fldCharType="end"/>
        </w:r>
        <w:r w:rsidRPr="00250E7F">
          <w:rPr>
            <w:rStyle w:val="Lienhypertexte"/>
            <w:noProof/>
          </w:rPr>
          <w:fldChar w:fldCharType="end"/>
        </w:r>
      </w:ins>
    </w:p>
    <w:p w14:paraId="6CADC1D4" w14:textId="4807CAE3" w:rsidR="009D503F" w:rsidRDefault="009D503F" w:rsidP="00F7184D">
      <w:pPr>
        <w:pStyle w:val="TM1"/>
        <w:rPr>
          <w:ins w:id="50" w:author="AZAIEZ Ikbel" w:date="2022-12-10T15:23:00Z"/>
          <w:noProof/>
        </w:rPr>
        <w:pPrChange w:id="51" w:author="ebtysem aloui" w:date="2022-12-12T09:38:00Z">
          <w:pPr>
            <w:pStyle w:val="TM1"/>
            <w:tabs>
              <w:tab w:val="left" w:pos="480"/>
              <w:tab w:val="right" w:leader="dot" w:pos="9062"/>
            </w:tabs>
          </w:pPr>
        </w:pPrChange>
      </w:pPr>
      <w:ins w:id="52"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"_Toc121578239"</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noProof/>
          </w:rPr>
          <w:t>b.</w:t>
        </w:r>
        <w:r>
          <w:rPr>
            <w:noProof/>
          </w:rPr>
          <w:tab/>
        </w:r>
        <w:r w:rsidRPr="00250E7F">
          <w:rPr>
            <w:rStyle w:val="Lienhypertexte"/>
            <w:rFonts w:ascii="Calibri" w:hAnsi="Calibri" w:cs="Calibri"/>
            <w:noProof/>
          </w:rPr>
          <w:t>Le choix de la palette des couleurs</w:t>
        </w:r>
        <w:r>
          <w:rPr>
            <w:noProof/>
            <w:webHidden/>
          </w:rPr>
          <w:tab/>
        </w:r>
        <w:r>
          <w:rPr>
            <w:noProof/>
            <w:webHidden/>
          </w:rPr>
          <w:fldChar w:fldCharType="begin"/>
        </w:r>
        <w:r>
          <w:rPr>
            <w:noProof/>
            <w:webHidden/>
          </w:rPr>
          <w:instrText xml:space="preserve"> PAGEREF _Toc121578239 \h </w:instrText>
        </w:r>
      </w:ins>
      <w:r>
        <w:rPr>
          <w:noProof/>
          <w:webHidden/>
        </w:rPr>
      </w:r>
      <w:r>
        <w:rPr>
          <w:noProof/>
          <w:webHidden/>
        </w:rPr>
        <w:fldChar w:fldCharType="separate"/>
      </w:r>
      <w:ins w:id="53" w:author="AZAIEZ Ikbel" w:date="2022-12-10T15:23:00Z">
        <w:r>
          <w:rPr>
            <w:noProof/>
            <w:webHidden/>
          </w:rPr>
          <w:t>7</w:t>
        </w:r>
        <w:r>
          <w:rPr>
            <w:noProof/>
            <w:webHidden/>
          </w:rPr>
          <w:fldChar w:fldCharType="end"/>
        </w:r>
        <w:r w:rsidRPr="00250E7F">
          <w:rPr>
            <w:rStyle w:val="Lienhypertexte"/>
            <w:noProof/>
          </w:rPr>
          <w:fldChar w:fldCharType="end"/>
        </w:r>
      </w:ins>
    </w:p>
    <w:p w14:paraId="60F1E357" w14:textId="2402BC34" w:rsidR="009D503F" w:rsidRDefault="009D503F" w:rsidP="00F7184D">
      <w:pPr>
        <w:pStyle w:val="TM1"/>
        <w:rPr>
          <w:ins w:id="54" w:author="AZAIEZ Ikbel" w:date="2022-12-10T15:23:00Z"/>
          <w:noProof/>
        </w:rPr>
        <w:pPrChange w:id="55" w:author="ebtysem aloui" w:date="2022-12-12T09:38:00Z">
          <w:pPr>
            <w:pStyle w:val="TM1"/>
            <w:tabs>
              <w:tab w:val="left" w:pos="480"/>
              <w:tab w:val="right" w:leader="dot" w:pos="9062"/>
            </w:tabs>
          </w:pPr>
        </w:pPrChange>
      </w:pPr>
      <w:ins w:id="56"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"_Toc121578243"</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noProof/>
          </w:rPr>
          <w:t>c.</w:t>
        </w:r>
        <w:r>
          <w:rPr>
            <w:noProof/>
          </w:rPr>
          <w:tab/>
        </w:r>
        <w:r w:rsidRPr="00250E7F">
          <w:rPr>
            <w:rStyle w:val="Lienhypertexte"/>
            <w:rFonts w:ascii="Calibri" w:hAnsi="Calibri" w:cs="Calibri"/>
            <w:noProof/>
          </w:rPr>
          <w:t>La structuration du logo</w:t>
        </w:r>
        <w:r>
          <w:rPr>
            <w:noProof/>
            <w:webHidden/>
          </w:rPr>
          <w:tab/>
        </w:r>
        <w:r>
          <w:rPr>
            <w:noProof/>
            <w:webHidden/>
          </w:rPr>
          <w:fldChar w:fldCharType="begin"/>
        </w:r>
        <w:r>
          <w:rPr>
            <w:noProof/>
            <w:webHidden/>
          </w:rPr>
          <w:instrText xml:space="preserve"> PAGEREF _Toc121578243 \h </w:instrText>
        </w:r>
      </w:ins>
      <w:r>
        <w:rPr>
          <w:noProof/>
          <w:webHidden/>
        </w:rPr>
      </w:r>
      <w:r>
        <w:rPr>
          <w:noProof/>
          <w:webHidden/>
        </w:rPr>
        <w:fldChar w:fldCharType="separate"/>
      </w:r>
      <w:ins w:id="57" w:author="AZAIEZ Ikbel" w:date="2022-12-10T15:23:00Z">
        <w:r>
          <w:rPr>
            <w:noProof/>
            <w:webHidden/>
          </w:rPr>
          <w:t>8</w:t>
        </w:r>
        <w:r>
          <w:rPr>
            <w:noProof/>
            <w:webHidden/>
          </w:rPr>
          <w:fldChar w:fldCharType="end"/>
        </w:r>
        <w:r w:rsidRPr="00250E7F">
          <w:rPr>
            <w:rStyle w:val="Lienhypertexte"/>
            <w:noProof/>
          </w:rPr>
          <w:fldChar w:fldCharType="end"/>
        </w:r>
      </w:ins>
    </w:p>
    <w:p w14:paraId="3AAB6E3A" w14:textId="6F6566E1" w:rsidR="009D503F" w:rsidRDefault="009D503F" w:rsidP="00F7184D">
      <w:pPr>
        <w:pStyle w:val="TM1"/>
        <w:rPr>
          <w:ins w:id="58" w:author="AZAIEZ Ikbel" w:date="2022-12-10T15:23:00Z"/>
          <w:noProof/>
        </w:rPr>
        <w:pPrChange w:id="59" w:author="ebtysem aloui" w:date="2022-12-12T09:38:00Z">
          <w:pPr>
            <w:pStyle w:val="TM1"/>
            <w:tabs>
              <w:tab w:val="left" w:pos="480"/>
              <w:tab w:val="right" w:leader="dot" w:pos="9062"/>
            </w:tabs>
          </w:pPr>
        </w:pPrChange>
      </w:pPr>
      <w:ins w:id="60"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"_Toc121578244"</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3.</w:t>
        </w:r>
        <w:r>
          <w:rPr>
            <w:noProof/>
          </w:rPr>
          <w:tab/>
        </w:r>
        <w:r w:rsidRPr="00250E7F">
          <w:rPr>
            <w:rStyle w:val="Lienhypertexte"/>
            <w:rFonts w:ascii="Calibri" w:hAnsi="Calibri" w:cs="Calibri"/>
            <w:noProof/>
          </w:rPr>
          <w:t>Conclusion</w:t>
        </w:r>
        <w:r>
          <w:rPr>
            <w:noProof/>
            <w:webHidden/>
          </w:rPr>
          <w:tab/>
        </w:r>
        <w:r>
          <w:rPr>
            <w:noProof/>
            <w:webHidden/>
          </w:rPr>
          <w:fldChar w:fldCharType="begin"/>
        </w:r>
        <w:r>
          <w:rPr>
            <w:noProof/>
            <w:webHidden/>
          </w:rPr>
          <w:instrText xml:space="preserve"> PAGEREF _Toc121578244 \h </w:instrText>
        </w:r>
      </w:ins>
      <w:r>
        <w:rPr>
          <w:noProof/>
          <w:webHidden/>
        </w:rPr>
      </w:r>
      <w:r>
        <w:rPr>
          <w:noProof/>
          <w:webHidden/>
        </w:rPr>
        <w:fldChar w:fldCharType="separate"/>
      </w:r>
      <w:ins w:id="61" w:author="AZAIEZ Ikbel" w:date="2022-12-10T15:23:00Z">
        <w:r>
          <w:rPr>
            <w:noProof/>
            <w:webHidden/>
          </w:rPr>
          <w:t>8</w:t>
        </w:r>
        <w:r>
          <w:rPr>
            <w:noProof/>
            <w:webHidden/>
          </w:rPr>
          <w:fldChar w:fldCharType="end"/>
        </w:r>
        <w:r w:rsidRPr="00250E7F">
          <w:rPr>
            <w:rStyle w:val="Lienhypertexte"/>
            <w:noProof/>
          </w:rPr>
          <w:fldChar w:fldCharType="end"/>
        </w:r>
      </w:ins>
    </w:p>
    <w:p w14:paraId="5DB076F1" w14:textId="187177FA" w:rsidR="009D503F" w:rsidRDefault="009D503F" w:rsidP="00F7184D">
      <w:pPr>
        <w:pStyle w:val="TM1"/>
        <w:rPr>
          <w:ins w:id="62" w:author="AZAIEZ Ikbel" w:date="2022-12-10T15:23:00Z"/>
          <w:noProof/>
        </w:rPr>
        <w:pPrChange w:id="63" w:author="ebtysem aloui" w:date="2022-12-12T09:38:00Z">
          <w:pPr>
            <w:pStyle w:val="TM1"/>
            <w:tabs>
              <w:tab w:val="right" w:leader="dot" w:pos="9062"/>
            </w:tabs>
          </w:pPr>
        </w:pPrChange>
      </w:pPr>
      <w:ins w:id="64"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"_Toc121578245"</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Chapitre 3 :  Réalisation</w:t>
        </w:r>
        <w:r>
          <w:rPr>
            <w:noProof/>
            <w:webHidden/>
          </w:rPr>
          <w:tab/>
        </w:r>
        <w:r>
          <w:rPr>
            <w:noProof/>
            <w:webHidden/>
          </w:rPr>
          <w:fldChar w:fldCharType="begin"/>
        </w:r>
        <w:r>
          <w:rPr>
            <w:noProof/>
            <w:webHidden/>
          </w:rPr>
          <w:instrText xml:space="preserve"> PAGEREF _Toc121578245 \h </w:instrText>
        </w:r>
      </w:ins>
      <w:r>
        <w:rPr>
          <w:noProof/>
          <w:webHidden/>
        </w:rPr>
      </w:r>
      <w:r>
        <w:rPr>
          <w:noProof/>
          <w:webHidden/>
        </w:rPr>
        <w:fldChar w:fldCharType="separate"/>
      </w:r>
      <w:ins w:id="65" w:author="AZAIEZ Ikbel" w:date="2022-12-10T15:23:00Z">
        <w:r>
          <w:rPr>
            <w:noProof/>
            <w:webHidden/>
          </w:rPr>
          <w:t>9</w:t>
        </w:r>
        <w:r>
          <w:rPr>
            <w:noProof/>
            <w:webHidden/>
          </w:rPr>
          <w:fldChar w:fldCharType="end"/>
        </w:r>
        <w:r w:rsidRPr="00250E7F">
          <w:rPr>
            <w:rStyle w:val="Lienhypertexte"/>
            <w:noProof/>
          </w:rPr>
          <w:fldChar w:fldCharType="end"/>
        </w:r>
      </w:ins>
    </w:p>
    <w:p w14:paraId="55CFED84" w14:textId="7E4817F3" w:rsidR="009D503F" w:rsidRDefault="009D503F" w:rsidP="00F7184D">
      <w:pPr>
        <w:pStyle w:val="TM1"/>
        <w:rPr>
          <w:ins w:id="66" w:author="AZAIEZ Ikbel" w:date="2022-12-10T15:23:00Z"/>
          <w:noProof/>
        </w:rPr>
        <w:pPrChange w:id="67" w:author="ebtysem aloui" w:date="2022-12-12T09:38:00Z">
          <w:pPr>
            <w:pStyle w:val="TM1"/>
            <w:tabs>
              <w:tab w:val="left" w:pos="480"/>
              <w:tab w:val="right" w:leader="dot" w:pos="9062"/>
            </w:tabs>
          </w:pPr>
        </w:pPrChange>
      </w:pPr>
      <w:ins w:id="68"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"_Toc121578246"</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1.</w:t>
        </w:r>
        <w:r>
          <w:rPr>
            <w:noProof/>
          </w:rPr>
          <w:tab/>
        </w:r>
        <w:r w:rsidRPr="00250E7F">
          <w:rPr>
            <w:rStyle w:val="Lienhypertexte"/>
            <w:rFonts w:ascii="Calibri" w:hAnsi="Calibri" w:cs="Calibri"/>
            <w:noProof/>
          </w:rPr>
          <w:t>Introduction</w:t>
        </w:r>
        <w:r>
          <w:rPr>
            <w:noProof/>
            <w:webHidden/>
          </w:rPr>
          <w:tab/>
        </w:r>
        <w:r>
          <w:rPr>
            <w:noProof/>
            <w:webHidden/>
          </w:rPr>
          <w:fldChar w:fldCharType="begin"/>
        </w:r>
        <w:r>
          <w:rPr>
            <w:noProof/>
            <w:webHidden/>
          </w:rPr>
          <w:instrText xml:space="preserve"> PAGEREF _Toc121578246 \h </w:instrText>
        </w:r>
      </w:ins>
      <w:r>
        <w:rPr>
          <w:noProof/>
          <w:webHidden/>
        </w:rPr>
      </w:r>
      <w:r>
        <w:rPr>
          <w:noProof/>
          <w:webHidden/>
        </w:rPr>
        <w:fldChar w:fldCharType="separate"/>
      </w:r>
      <w:ins w:id="69" w:author="AZAIEZ Ikbel" w:date="2022-12-10T15:23:00Z">
        <w:r>
          <w:rPr>
            <w:noProof/>
            <w:webHidden/>
          </w:rPr>
          <w:t>9</w:t>
        </w:r>
        <w:r>
          <w:rPr>
            <w:noProof/>
            <w:webHidden/>
          </w:rPr>
          <w:fldChar w:fldCharType="end"/>
        </w:r>
        <w:r w:rsidRPr="00250E7F">
          <w:rPr>
            <w:rStyle w:val="Lienhypertexte"/>
            <w:noProof/>
          </w:rPr>
          <w:fldChar w:fldCharType="end"/>
        </w:r>
      </w:ins>
    </w:p>
    <w:p w14:paraId="24D7C55C" w14:textId="1B858C2B" w:rsidR="009D503F" w:rsidRDefault="009D503F" w:rsidP="00F7184D">
      <w:pPr>
        <w:pStyle w:val="TM1"/>
        <w:rPr>
          <w:ins w:id="70" w:author="AZAIEZ Ikbel" w:date="2022-12-10T15:23:00Z"/>
          <w:noProof/>
        </w:rPr>
        <w:pPrChange w:id="71" w:author="ebtysem aloui" w:date="2022-12-12T09:38:00Z">
          <w:pPr>
            <w:pStyle w:val="TM1"/>
            <w:tabs>
              <w:tab w:val="left" w:pos="480"/>
              <w:tab w:val="right" w:leader="dot" w:pos="9062"/>
            </w:tabs>
          </w:pPr>
        </w:pPrChange>
      </w:pPr>
      <w:ins w:id="72"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"_Toc121578247"</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2.</w:t>
        </w:r>
        <w:r>
          <w:rPr>
            <w:noProof/>
          </w:rPr>
          <w:tab/>
        </w:r>
        <w:r w:rsidRPr="00250E7F">
          <w:rPr>
            <w:rStyle w:val="Lienhypertexte"/>
            <w:rFonts w:ascii="Calibri" w:hAnsi="Calibri" w:cs="Calibri"/>
            <w:noProof/>
          </w:rPr>
          <w:t>Définition et description des étapes de travail</w:t>
        </w:r>
        <w:r>
          <w:rPr>
            <w:noProof/>
            <w:webHidden/>
          </w:rPr>
          <w:tab/>
        </w:r>
        <w:r>
          <w:rPr>
            <w:noProof/>
            <w:webHidden/>
          </w:rPr>
          <w:fldChar w:fldCharType="begin"/>
        </w:r>
        <w:r>
          <w:rPr>
            <w:noProof/>
            <w:webHidden/>
          </w:rPr>
          <w:instrText xml:space="preserve"> PAGEREF _Toc121578247 \h </w:instrText>
        </w:r>
      </w:ins>
      <w:r>
        <w:rPr>
          <w:noProof/>
          <w:webHidden/>
        </w:rPr>
      </w:r>
      <w:r>
        <w:rPr>
          <w:noProof/>
          <w:webHidden/>
        </w:rPr>
        <w:fldChar w:fldCharType="separate"/>
      </w:r>
      <w:ins w:id="73" w:author="AZAIEZ Ikbel" w:date="2022-12-10T15:23:00Z">
        <w:r>
          <w:rPr>
            <w:noProof/>
            <w:webHidden/>
          </w:rPr>
          <w:t>9</w:t>
        </w:r>
        <w:r>
          <w:rPr>
            <w:noProof/>
            <w:webHidden/>
          </w:rPr>
          <w:fldChar w:fldCharType="end"/>
        </w:r>
        <w:r w:rsidRPr="00250E7F">
          <w:rPr>
            <w:rStyle w:val="Lienhypertexte"/>
            <w:noProof/>
          </w:rPr>
          <w:fldChar w:fldCharType="end"/>
        </w:r>
      </w:ins>
    </w:p>
    <w:p w14:paraId="04BB1D30" w14:textId="65088868" w:rsidR="009D503F" w:rsidRDefault="009D503F" w:rsidP="00F7184D">
      <w:pPr>
        <w:pStyle w:val="TM1"/>
        <w:rPr>
          <w:ins w:id="74" w:author="AZAIEZ Ikbel" w:date="2022-12-10T15:23:00Z"/>
          <w:noProof/>
        </w:rPr>
        <w:pPrChange w:id="75" w:author="ebtysem aloui" w:date="2022-12-12T09:38:00Z">
          <w:pPr>
            <w:pStyle w:val="TM1"/>
            <w:tabs>
              <w:tab w:val="left" w:pos="480"/>
              <w:tab w:val="right" w:leader="dot" w:pos="9062"/>
            </w:tabs>
          </w:pPr>
        </w:pPrChange>
      </w:pPr>
      <w:ins w:id="76"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"_Toc121578248"</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3.</w:t>
        </w:r>
        <w:r>
          <w:rPr>
            <w:noProof/>
          </w:rPr>
          <w:tab/>
        </w:r>
        <w:r w:rsidRPr="00250E7F">
          <w:rPr>
            <w:rStyle w:val="Lienhypertexte"/>
            <w:rFonts w:ascii="Calibri" w:hAnsi="Calibri" w:cs="Calibri"/>
            <w:noProof/>
          </w:rPr>
          <w:t>Conclusion</w:t>
        </w:r>
        <w:r>
          <w:rPr>
            <w:noProof/>
            <w:webHidden/>
          </w:rPr>
          <w:tab/>
        </w:r>
        <w:r>
          <w:rPr>
            <w:noProof/>
            <w:webHidden/>
          </w:rPr>
          <w:fldChar w:fldCharType="begin"/>
        </w:r>
        <w:r>
          <w:rPr>
            <w:noProof/>
            <w:webHidden/>
          </w:rPr>
          <w:instrText xml:space="preserve"> PAGEREF _Toc121578248 \h </w:instrText>
        </w:r>
      </w:ins>
      <w:r>
        <w:rPr>
          <w:noProof/>
          <w:webHidden/>
        </w:rPr>
      </w:r>
      <w:r>
        <w:rPr>
          <w:noProof/>
          <w:webHidden/>
        </w:rPr>
        <w:fldChar w:fldCharType="separate"/>
      </w:r>
      <w:ins w:id="77" w:author="AZAIEZ Ikbel" w:date="2022-12-10T15:23:00Z">
        <w:r>
          <w:rPr>
            <w:noProof/>
            <w:webHidden/>
          </w:rPr>
          <w:t>13</w:t>
        </w:r>
        <w:r>
          <w:rPr>
            <w:noProof/>
            <w:webHidden/>
          </w:rPr>
          <w:fldChar w:fldCharType="end"/>
        </w:r>
        <w:r w:rsidRPr="00250E7F">
          <w:rPr>
            <w:rStyle w:val="Lienhypertexte"/>
            <w:noProof/>
          </w:rPr>
          <w:fldChar w:fldCharType="end"/>
        </w:r>
      </w:ins>
    </w:p>
    <w:p w14:paraId="195B67D9" w14:textId="23D0A218" w:rsidR="009D503F" w:rsidRDefault="009D503F" w:rsidP="00F7184D">
      <w:pPr>
        <w:pStyle w:val="TM1"/>
        <w:rPr>
          <w:ins w:id="78" w:author="AZAIEZ Ikbel" w:date="2022-12-10T15:23:00Z"/>
          <w:noProof/>
        </w:rPr>
        <w:pPrChange w:id="79" w:author="ebtysem aloui" w:date="2022-12-12T09:38:00Z">
          <w:pPr>
            <w:pStyle w:val="TM1"/>
            <w:tabs>
              <w:tab w:val="right" w:leader="dot" w:pos="9062"/>
            </w:tabs>
          </w:pPr>
        </w:pPrChange>
      </w:pPr>
      <w:ins w:id="80"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"_Toc121578249"</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Conclusion générale</w:t>
        </w:r>
        <w:r>
          <w:rPr>
            <w:noProof/>
            <w:webHidden/>
          </w:rPr>
          <w:tab/>
        </w:r>
        <w:r>
          <w:rPr>
            <w:noProof/>
            <w:webHidden/>
          </w:rPr>
          <w:fldChar w:fldCharType="begin"/>
        </w:r>
        <w:r>
          <w:rPr>
            <w:noProof/>
            <w:webHidden/>
          </w:rPr>
          <w:instrText xml:space="preserve"> PAGEREF _Toc121578249 \h </w:instrText>
        </w:r>
      </w:ins>
      <w:r>
        <w:rPr>
          <w:noProof/>
          <w:webHidden/>
        </w:rPr>
      </w:r>
      <w:r>
        <w:rPr>
          <w:noProof/>
          <w:webHidden/>
        </w:rPr>
        <w:fldChar w:fldCharType="separate"/>
      </w:r>
      <w:ins w:id="81" w:author="AZAIEZ Ikbel" w:date="2022-12-10T15:23:00Z">
        <w:r>
          <w:rPr>
            <w:noProof/>
            <w:webHidden/>
          </w:rPr>
          <w:t>14</w:t>
        </w:r>
        <w:r>
          <w:rPr>
            <w:noProof/>
            <w:webHidden/>
          </w:rPr>
          <w:fldChar w:fldCharType="end"/>
        </w:r>
        <w:r w:rsidRPr="00250E7F">
          <w:rPr>
            <w:rStyle w:val="Lienhypertexte"/>
            <w:noProof/>
          </w:rPr>
          <w:fldChar w:fldCharType="end"/>
        </w:r>
      </w:ins>
    </w:p>
    <w:p w14:paraId="62ABA627" w14:textId="6D3656F8" w:rsidR="009D503F" w:rsidRDefault="009D503F" w:rsidP="00F7184D">
      <w:pPr>
        <w:pStyle w:val="TM1"/>
        <w:rPr>
          <w:ins w:id="82" w:author="AZAIEZ Ikbel" w:date="2022-12-10T15:23:00Z"/>
          <w:noProof/>
        </w:rPr>
        <w:pPrChange w:id="83" w:author="ebtysem aloui" w:date="2022-12-12T09:38:00Z">
          <w:pPr>
            <w:pStyle w:val="TM1"/>
            <w:tabs>
              <w:tab w:val="right" w:leader="dot" w:pos="9062"/>
            </w:tabs>
          </w:pPr>
        </w:pPrChange>
      </w:pPr>
      <w:ins w:id="84"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"_Toc121578250"</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Faire une synthese de tout le travail</w:t>
        </w:r>
        <w:r>
          <w:rPr>
            <w:noProof/>
            <w:webHidden/>
          </w:rPr>
          <w:tab/>
        </w:r>
        <w:r>
          <w:rPr>
            <w:noProof/>
            <w:webHidden/>
          </w:rPr>
          <w:fldChar w:fldCharType="begin"/>
        </w:r>
        <w:r>
          <w:rPr>
            <w:noProof/>
            <w:webHidden/>
          </w:rPr>
          <w:instrText xml:space="preserve"> PAGEREF _Toc121578250 \h </w:instrText>
        </w:r>
      </w:ins>
      <w:r>
        <w:rPr>
          <w:noProof/>
          <w:webHidden/>
        </w:rPr>
      </w:r>
      <w:r>
        <w:rPr>
          <w:noProof/>
          <w:webHidden/>
        </w:rPr>
        <w:fldChar w:fldCharType="separate"/>
      </w:r>
      <w:ins w:id="85" w:author="AZAIEZ Ikbel" w:date="2022-12-10T15:23:00Z">
        <w:r>
          <w:rPr>
            <w:noProof/>
            <w:webHidden/>
          </w:rPr>
          <w:t>14</w:t>
        </w:r>
        <w:r>
          <w:rPr>
            <w:noProof/>
            <w:webHidden/>
          </w:rPr>
          <w:fldChar w:fldCharType="end"/>
        </w:r>
        <w:r w:rsidRPr="00250E7F">
          <w:rPr>
            <w:rStyle w:val="Lienhypertexte"/>
            <w:noProof/>
          </w:rPr>
          <w:fldChar w:fldCharType="end"/>
        </w:r>
      </w:ins>
    </w:p>
    <w:p w14:paraId="6E121A74" w14:textId="263E6580" w:rsidR="009D503F" w:rsidRDefault="009D503F" w:rsidP="00F7184D">
      <w:pPr>
        <w:pStyle w:val="TM1"/>
        <w:rPr>
          <w:ins w:id="86" w:author="AZAIEZ Ikbel" w:date="2022-12-10T15:23:00Z"/>
          <w:noProof/>
        </w:rPr>
        <w:pPrChange w:id="87" w:author="ebtysem aloui" w:date="2022-12-12T09:38:00Z">
          <w:pPr>
            <w:pStyle w:val="TM1"/>
            <w:tabs>
              <w:tab w:val="right" w:leader="dot" w:pos="9062"/>
            </w:tabs>
          </w:pPr>
        </w:pPrChange>
      </w:pPr>
      <w:ins w:id="88"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"_Toc121578251"</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Objectifs</w:t>
        </w:r>
        <w:r>
          <w:rPr>
            <w:noProof/>
            <w:webHidden/>
          </w:rPr>
          <w:tab/>
        </w:r>
        <w:r>
          <w:rPr>
            <w:noProof/>
            <w:webHidden/>
          </w:rPr>
          <w:fldChar w:fldCharType="begin"/>
        </w:r>
        <w:r>
          <w:rPr>
            <w:noProof/>
            <w:webHidden/>
          </w:rPr>
          <w:instrText xml:space="preserve"> PAGEREF _Toc121578251 \h </w:instrText>
        </w:r>
      </w:ins>
      <w:r>
        <w:rPr>
          <w:noProof/>
          <w:webHidden/>
        </w:rPr>
      </w:r>
      <w:r>
        <w:rPr>
          <w:noProof/>
          <w:webHidden/>
        </w:rPr>
        <w:fldChar w:fldCharType="separate"/>
      </w:r>
      <w:ins w:id="89" w:author="AZAIEZ Ikbel" w:date="2022-12-10T15:23:00Z">
        <w:r>
          <w:rPr>
            <w:noProof/>
            <w:webHidden/>
          </w:rPr>
          <w:t>14</w:t>
        </w:r>
        <w:r>
          <w:rPr>
            <w:noProof/>
            <w:webHidden/>
          </w:rPr>
          <w:fldChar w:fldCharType="end"/>
        </w:r>
        <w:r w:rsidRPr="00250E7F">
          <w:rPr>
            <w:rStyle w:val="Lienhypertexte"/>
            <w:noProof/>
          </w:rPr>
          <w:fldChar w:fldCharType="end"/>
        </w:r>
      </w:ins>
    </w:p>
    <w:p w14:paraId="478DD0BF" w14:textId="3812A59F" w:rsidR="009D503F" w:rsidRDefault="009D503F" w:rsidP="00F7184D">
      <w:pPr>
        <w:pStyle w:val="TM1"/>
        <w:rPr>
          <w:ins w:id="90" w:author="AZAIEZ Ikbel" w:date="2022-12-10T15:23:00Z"/>
          <w:noProof/>
        </w:rPr>
        <w:pPrChange w:id="91" w:author="ebtysem aloui" w:date="2022-12-12T09:38:00Z">
          <w:pPr>
            <w:pStyle w:val="TM1"/>
            <w:tabs>
              <w:tab w:val="right" w:leader="dot" w:pos="9062"/>
            </w:tabs>
          </w:pPr>
        </w:pPrChange>
      </w:pPr>
      <w:ins w:id="92"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"_Toc121578252"</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Les problemes rencontrés</w:t>
        </w:r>
        <w:r>
          <w:rPr>
            <w:noProof/>
            <w:webHidden/>
          </w:rPr>
          <w:tab/>
        </w:r>
        <w:r>
          <w:rPr>
            <w:noProof/>
            <w:webHidden/>
          </w:rPr>
          <w:fldChar w:fldCharType="begin"/>
        </w:r>
        <w:r>
          <w:rPr>
            <w:noProof/>
            <w:webHidden/>
          </w:rPr>
          <w:instrText xml:space="preserve"> PAGEREF _Toc121578252 \h </w:instrText>
        </w:r>
      </w:ins>
      <w:r>
        <w:rPr>
          <w:noProof/>
          <w:webHidden/>
        </w:rPr>
      </w:r>
      <w:r>
        <w:rPr>
          <w:noProof/>
          <w:webHidden/>
        </w:rPr>
        <w:fldChar w:fldCharType="separate"/>
      </w:r>
      <w:ins w:id="93" w:author="AZAIEZ Ikbel" w:date="2022-12-10T15:23:00Z">
        <w:r>
          <w:rPr>
            <w:noProof/>
            <w:webHidden/>
          </w:rPr>
          <w:t>14</w:t>
        </w:r>
        <w:r>
          <w:rPr>
            <w:noProof/>
            <w:webHidden/>
          </w:rPr>
          <w:fldChar w:fldCharType="end"/>
        </w:r>
        <w:r w:rsidRPr="00250E7F">
          <w:rPr>
            <w:rStyle w:val="Lienhypertexte"/>
            <w:noProof/>
          </w:rPr>
          <w:fldChar w:fldCharType="end"/>
        </w:r>
      </w:ins>
    </w:p>
    <w:p w14:paraId="268E0BED" w14:textId="07D462ED" w:rsidR="009D503F" w:rsidRDefault="009D503F" w:rsidP="00F7184D">
      <w:pPr>
        <w:pStyle w:val="TM1"/>
        <w:rPr>
          <w:ins w:id="94" w:author="AZAIEZ Ikbel" w:date="2022-12-10T15:23:00Z"/>
          <w:noProof/>
        </w:rPr>
        <w:pPrChange w:id="95" w:author="ebtysem aloui" w:date="2022-12-12T09:38:00Z">
          <w:pPr>
            <w:pStyle w:val="TM1"/>
            <w:tabs>
              <w:tab w:val="right" w:leader="dot" w:pos="9062"/>
            </w:tabs>
          </w:pPr>
        </w:pPrChange>
      </w:pPr>
      <w:ins w:id="96"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"_Toc121578253"</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Et</w:t>
        </w:r>
        <w:r>
          <w:rPr>
            <w:noProof/>
            <w:webHidden/>
          </w:rPr>
          <w:tab/>
        </w:r>
        <w:r>
          <w:rPr>
            <w:noProof/>
            <w:webHidden/>
          </w:rPr>
          <w:fldChar w:fldCharType="begin"/>
        </w:r>
        <w:r>
          <w:rPr>
            <w:noProof/>
            <w:webHidden/>
          </w:rPr>
          <w:instrText xml:space="preserve"> PAGEREF _Toc121578253 \h </w:instrText>
        </w:r>
      </w:ins>
      <w:r>
        <w:rPr>
          <w:noProof/>
          <w:webHidden/>
        </w:rPr>
      </w:r>
      <w:r>
        <w:rPr>
          <w:noProof/>
          <w:webHidden/>
        </w:rPr>
        <w:fldChar w:fldCharType="separate"/>
      </w:r>
      <w:ins w:id="97" w:author="AZAIEZ Ikbel" w:date="2022-12-10T15:23:00Z">
        <w:r>
          <w:rPr>
            <w:noProof/>
            <w:webHidden/>
          </w:rPr>
          <w:t>14</w:t>
        </w:r>
        <w:r>
          <w:rPr>
            <w:noProof/>
            <w:webHidden/>
          </w:rPr>
          <w:fldChar w:fldCharType="end"/>
        </w:r>
        <w:r w:rsidRPr="00250E7F">
          <w:rPr>
            <w:rStyle w:val="Lienhypertexte"/>
            <w:noProof/>
          </w:rPr>
          <w:fldChar w:fldCharType="end"/>
        </w:r>
      </w:ins>
    </w:p>
    <w:p w14:paraId="326C4316" w14:textId="617424F2" w:rsidR="009D503F" w:rsidRDefault="009D503F" w:rsidP="00F7184D">
      <w:pPr>
        <w:pStyle w:val="TM1"/>
        <w:rPr>
          <w:ins w:id="98" w:author="AZAIEZ Ikbel" w:date="2022-12-10T15:23:00Z"/>
          <w:noProof/>
        </w:rPr>
        <w:pPrChange w:id="99" w:author="ebtysem aloui" w:date="2022-12-12T09:38:00Z">
          <w:pPr>
            <w:pStyle w:val="TM1"/>
            <w:tabs>
              <w:tab w:val="right" w:leader="dot" w:pos="9062"/>
            </w:tabs>
          </w:pPr>
        </w:pPrChange>
      </w:pPr>
      <w:ins w:id="100"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"_Toc121578254"</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Les perspectives</w:t>
        </w:r>
        <w:r>
          <w:rPr>
            <w:noProof/>
            <w:webHidden/>
          </w:rPr>
          <w:tab/>
        </w:r>
        <w:r>
          <w:rPr>
            <w:noProof/>
            <w:webHidden/>
          </w:rPr>
          <w:fldChar w:fldCharType="begin"/>
        </w:r>
        <w:r>
          <w:rPr>
            <w:noProof/>
            <w:webHidden/>
          </w:rPr>
          <w:instrText xml:space="preserve"> PAGEREF _Toc121578254 \h </w:instrText>
        </w:r>
      </w:ins>
      <w:r>
        <w:rPr>
          <w:noProof/>
          <w:webHidden/>
        </w:rPr>
      </w:r>
      <w:r>
        <w:rPr>
          <w:noProof/>
          <w:webHidden/>
        </w:rPr>
        <w:fldChar w:fldCharType="separate"/>
      </w:r>
      <w:ins w:id="101" w:author="AZAIEZ Ikbel" w:date="2022-12-10T15:23:00Z">
        <w:r>
          <w:rPr>
            <w:noProof/>
            <w:webHidden/>
          </w:rPr>
          <w:t>14</w:t>
        </w:r>
        <w:r>
          <w:rPr>
            <w:noProof/>
            <w:webHidden/>
          </w:rPr>
          <w:fldChar w:fldCharType="end"/>
        </w:r>
        <w:r w:rsidRPr="00250E7F">
          <w:rPr>
            <w:rStyle w:val="Lienhypertexte"/>
            <w:noProof/>
          </w:rPr>
          <w:fldChar w:fldCharType="end"/>
        </w:r>
      </w:ins>
    </w:p>
    <w:p w14:paraId="7E568179" w14:textId="15B15CA9" w:rsidR="009D503F" w:rsidRDefault="009D503F" w:rsidP="00F7184D">
      <w:pPr>
        <w:pStyle w:val="TM1"/>
        <w:rPr>
          <w:ins w:id="102" w:author="AZAIEZ Ikbel" w:date="2022-12-10T15:23:00Z"/>
          <w:noProof/>
        </w:rPr>
        <w:pPrChange w:id="103" w:author="ebtysem aloui" w:date="2022-12-12T09:38:00Z">
          <w:pPr>
            <w:pStyle w:val="TM1"/>
            <w:tabs>
              <w:tab w:val="right" w:leader="dot" w:pos="9062"/>
            </w:tabs>
          </w:pPr>
        </w:pPrChange>
      </w:pPr>
      <w:ins w:id="104" w:author="AZAIEZ Ikbel" w:date="2022-12-10T15:23:00Z">
        <w:r w:rsidRPr="00250E7F">
          <w:rPr>
            <w:rStyle w:val="Lienhypertexte"/>
            <w:noProof/>
          </w:rPr>
          <w:fldChar w:fldCharType="begin"/>
        </w:r>
        <w:r w:rsidRPr="00250E7F">
          <w:rPr>
            <w:rStyle w:val="Lienhypertexte"/>
            <w:noProof/>
          </w:rPr>
          <w:instrText xml:space="preserve"> </w:instrText>
        </w:r>
        <w:r>
          <w:rPr>
            <w:noProof/>
          </w:rPr>
          <w:instrText>HYPERLINK \l "_Toc121578255"</w:instrText>
        </w:r>
        <w:r w:rsidRPr="00250E7F">
          <w:rPr>
            <w:rStyle w:val="Lienhypertexte"/>
            <w:noProof/>
          </w:rPr>
          <w:instrText xml:space="preserve"> </w:instrText>
        </w:r>
        <w:r w:rsidRPr="00250E7F">
          <w:rPr>
            <w:rStyle w:val="Lienhypertexte"/>
            <w:noProof/>
          </w:rPr>
        </w:r>
        <w:r w:rsidRPr="00250E7F">
          <w:rPr>
            <w:rStyle w:val="Lienhypertexte"/>
            <w:noProof/>
          </w:rPr>
          <w:fldChar w:fldCharType="separate"/>
        </w:r>
        <w:r w:rsidRPr="00250E7F">
          <w:rPr>
            <w:rStyle w:val="Lienhypertexte"/>
            <w:rFonts w:ascii="Calibri" w:hAnsi="Calibri" w:cs="Calibri"/>
            <w:noProof/>
          </w:rPr>
          <w:t>Références bibliographiques</w:t>
        </w:r>
        <w:r>
          <w:rPr>
            <w:noProof/>
            <w:webHidden/>
          </w:rPr>
          <w:tab/>
        </w:r>
        <w:r>
          <w:rPr>
            <w:noProof/>
            <w:webHidden/>
          </w:rPr>
          <w:fldChar w:fldCharType="begin"/>
        </w:r>
        <w:r>
          <w:rPr>
            <w:noProof/>
            <w:webHidden/>
          </w:rPr>
          <w:instrText xml:space="preserve"> PAGEREF _Toc121578255 \h </w:instrText>
        </w:r>
      </w:ins>
      <w:r>
        <w:rPr>
          <w:noProof/>
          <w:webHidden/>
        </w:rPr>
      </w:r>
      <w:r>
        <w:rPr>
          <w:noProof/>
          <w:webHidden/>
        </w:rPr>
        <w:fldChar w:fldCharType="separate"/>
      </w:r>
      <w:ins w:id="105" w:author="AZAIEZ Ikbel" w:date="2022-12-10T15:23:00Z">
        <w:r>
          <w:rPr>
            <w:noProof/>
            <w:webHidden/>
          </w:rPr>
          <w:t>15</w:t>
        </w:r>
        <w:r>
          <w:rPr>
            <w:noProof/>
            <w:webHidden/>
          </w:rPr>
          <w:fldChar w:fldCharType="end"/>
        </w:r>
        <w:r w:rsidRPr="00250E7F">
          <w:rPr>
            <w:rStyle w:val="Lienhypertexte"/>
            <w:noProof/>
          </w:rPr>
          <w:fldChar w:fldCharType="end"/>
        </w:r>
      </w:ins>
    </w:p>
    <w:p w14:paraId="35CBB41E" w14:textId="77777777" w:rsidR="009D503F" w:rsidRDefault="009D503F" w:rsidP="00B04023">
      <w:pPr>
        <w:pStyle w:val="paragraph"/>
        <w:spacing w:before="0" w:beforeAutospacing="0" w:after="0" w:afterAutospacing="0"/>
        <w:textAlignment w:val="baseline"/>
        <w:rPr>
          <w:ins w:id="106" w:author="AZAIEZ Ikbel" w:date="2022-12-10T15:23:00Z"/>
          <w:rStyle w:val="normaltextrun"/>
          <w:rFonts w:ascii="Calibri" w:hAnsi="Calibri" w:cs="Calibri"/>
          <w:sz w:val="36"/>
          <w:szCs w:val="36"/>
        </w:rPr>
      </w:pPr>
      <w:ins w:id="107" w:author="AZAIEZ Ikbel" w:date="2022-12-10T15:23:00Z">
        <w:r>
          <w:rPr>
            <w:rStyle w:val="normaltextrun"/>
            <w:rFonts w:ascii="Calibri" w:hAnsi="Calibri" w:cs="Calibri"/>
            <w:sz w:val="36"/>
            <w:szCs w:val="36"/>
          </w:rPr>
          <w:fldChar w:fldCharType="end"/>
        </w:r>
      </w:ins>
    </w:p>
    <w:p w14:paraId="6D5812FD" w14:textId="77777777" w:rsidR="009D503F" w:rsidRDefault="009D503F">
      <w:pPr>
        <w:rPr>
          <w:ins w:id="108" w:author="AZAIEZ Ikbel" w:date="2022-12-10T15:23:00Z"/>
          <w:rStyle w:val="normaltextrun"/>
          <w:rFonts w:ascii="Calibri" w:eastAsia="Times New Roman" w:hAnsi="Calibri" w:cs="Calibri"/>
          <w:sz w:val="36"/>
          <w:szCs w:val="36"/>
          <w:lang w:eastAsia="fr-FR"/>
        </w:rPr>
      </w:pPr>
      <w:ins w:id="109" w:author="AZAIEZ Ikbel" w:date="2022-12-10T15:23:00Z">
        <w:r>
          <w:rPr>
            <w:rStyle w:val="normaltextrun"/>
            <w:rFonts w:ascii="Calibri" w:hAnsi="Calibri" w:cs="Calibri"/>
            <w:sz w:val="36"/>
            <w:szCs w:val="36"/>
          </w:rPr>
          <w:br w:type="page"/>
        </w:r>
      </w:ins>
    </w:p>
    <w:p w14:paraId="0F9EDAD5" w14:textId="62C9A8A8" w:rsidR="00B04023" w:rsidRPr="002E0D8E" w:rsidDel="009D503F" w:rsidRDefault="00B04023" w:rsidP="00B04023">
      <w:pPr>
        <w:pStyle w:val="paragraph"/>
        <w:spacing w:before="0" w:beforeAutospacing="0" w:after="0" w:afterAutospacing="0"/>
        <w:textAlignment w:val="baseline"/>
        <w:rPr>
          <w:del w:id="110" w:author="AZAIEZ Ikbel" w:date="2022-12-10T15:23:00Z"/>
          <w:rFonts w:ascii="Segoe UI" w:hAnsi="Segoe UI" w:cs="Segoe UI"/>
          <w:sz w:val="36"/>
          <w:szCs w:val="36"/>
        </w:rPr>
      </w:pPr>
      <w:del w:id="111" w:author="AZAIEZ Ikbel" w:date="2022-12-10T15:23:00Z">
        <w:r w:rsidRPr="002E0D8E" w:rsidDel="009D503F">
          <w:rPr>
            <w:rStyle w:val="normaltextrun"/>
            <w:rFonts w:ascii="Calibri" w:hAnsi="Calibri" w:cs="Calibri"/>
            <w:sz w:val="36"/>
            <w:szCs w:val="36"/>
          </w:rPr>
          <w:lastRenderedPageBreak/>
          <w:delText>I</w:delText>
        </w:r>
        <w:r w:rsidRPr="002E0D8E" w:rsidDel="009D503F">
          <w:rPr>
            <w:rStyle w:val="normaltextrun"/>
            <w:rFonts w:ascii="Calibri" w:hAnsi="Calibri" w:cs="Calibri"/>
            <w:b/>
            <w:bCs/>
            <w:sz w:val="36"/>
            <w:szCs w:val="36"/>
          </w:rPr>
          <w:delText>ntroduction Générale </w:delText>
        </w:r>
        <w:r w:rsidRPr="002E0D8E" w:rsidDel="009D503F">
          <w:rPr>
            <w:rStyle w:val="eop"/>
            <w:rFonts w:ascii="Calibri" w:hAnsi="Calibri" w:cs="Calibri"/>
            <w:sz w:val="36"/>
            <w:szCs w:val="36"/>
          </w:rPr>
          <w:delText> </w:delText>
        </w:r>
      </w:del>
    </w:p>
    <w:p w14:paraId="5C3DD0DA" w14:textId="716421E0" w:rsidR="00B04023" w:rsidRPr="002E0D8E" w:rsidDel="009D503F" w:rsidRDefault="00B04023" w:rsidP="00B04023">
      <w:pPr>
        <w:pStyle w:val="paragraph"/>
        <w:spacing w:before="0" w:beforeAutospacing="0" w:after="0" w:afterAutospacing="0"/>
        <w:textAlignment w:val="baseline"/>
        <w:rPr>
          <w:del w:id="112" w:author="AZAIEZ Ikbel" w:date="2022-12-10T15:23:00Z"/>
          <w:rFonts w:ascii="Segoe UI" w:hAnsi="Segoe UI" w:cs="Segoe UI"/>
          <w:sz w:val="36"/>
          <w:szCs w:val="36"/>
        </w:rPr>
      </w:pPr>
      <w:del w:id="113" w:author="AZAIEZ Ikbel" w:date="2022-12-10T15:23:00Z">
        <w:r w:rsidRPr="002E0D8E" w:rsidDel="009D503F">
          <w:rPr>
            <w:rStyle w:val="normaltextrun"/>
            <w:rFonts w:ascii="Calibri" w:hAnsi="Calibri" w:cs="Calibri"/>
            <w:sz w:val="36"/>
            <w:szCs w:val="36"/>
          </w:rPr>
          <w:delText> </w:delText>
        </w:r>
        <w:r w:rsidRPr="002E0D8E" w:rsidDel="009D503F">
          <w:rPr>
            <w:rStyle w:val="eop"/>
            <w:rFonts w:ascii="Calibri" w:hAnsi="Calibri" w:cs="Calibri"/>
            <w:sz w:val="36"/>
            <w:szCs w:val="36"/>
          </w:rPr>
          <w:delText> </w:delText>
        </w:r>
      </w:del>
    </w:p>
    <w:p w14:paraId="4A82333B" w14:textId="7DF7FC92" w:rsidR="00B04023" w:rsidRPr="002E0D8E" w:rsidDel="009D503F" w:rsidRDefault="00B04023" w:rsidP="00B04023">
      <w:pPr>
        <w:pStyle w:val="paragraph"/>
        <w:spacing w:before="0" w:beforeAutospacing="0" w:after="0" w:afterAutospacing="0"/>
        <w:textAlignment w:val="baseline"/>
        <w:rPr>
          <w:del w:id="114" w:author="AZAIEZ Ikbel" w:date="2022-12-10T15:23:00Z"/>
          <w:rFonts w:ascii="Segoe UI" w:hAnsi="Segoe UI" w:cs="Segoe UI"/>
          <w:sz w:val="36"/>
          <w:szCs w:val="36"/>
        </w:rPr>
      </w:pPr>
      <w:del w:id="115" w:author="AZAIEZ Ikbel" w:date="2022-12-10T15:23:00Z">
        <w:r w:rsidRPr="002E0D8E" w:rsidDel="009D503F">
          <w:rPr>
            <w:rStyle w:val="normaltextrun"/>
            <w:rFonts w:ascii="Calibri" w:hAnsi="Calibri" w:cs="Calibri"/>
            <w:b/>
            <w:bCs/>
            <w:sz w:val="36"/>
            <w:szCs w:val="36"/>
          </w:rPr>
          <w:delText>Chapitres 1 :</w:delText>
        </w:r>
        <w:r w:rsidRPr="002E0D8E" w:rsidDel="009D503F">
          <w:rPr>
            <w:rStyle w:val="normaltextrun"/>
            <w:rFonts w:ascii="Calibri" w:hAnsi="Calibri" w:cs="Calibri"/>
            <w:color w:val="767171"/>
            <w:sz w:val="36"/>
            <w:szCs w:val="36"/>
          </w:rPr>
          <w:delText xml:space="preserve"> Cadre générale du projet </w:delText>
        </w:r>
        <w:r w:rsidRPr="002E0D8E" w:rsidDel="009D503F">
          <w:rPr>
            <w:rStyle w:val="eop"/>
            <w:rFonts w:ascii="Calibri" w:hAnsi="Calibri" w:cs="Calibri"/>
            <w:color w:val="767171"/>
            <w:sz w:val="36"/>
            <w:szCs w:val="36"/>
          </w:rPr>
          <w:delText> </w:delText>
        </w:r>
      </w:del>
    </w:p>
    <w:p w14:paraId="7FF437D2" w14:textId="5F09C228" w:rsidR="00B04023" w:rsidRPr="002E0D8E" w:rsidDel="009D503F" w:rsidRDefault="00B04023" w:rsidP="00B04023">
      <w:pPr>
        <w:pStyle w:val="paragraph"/>
        <w:numPr>
          <w:ilvl w:val="0"/>
          <w:numId w:val="1"/>
        </w:numPr>
        <w:spacing w:before="0" w:beforeAutospacing="0" w:after="0" w:afterAutospacing="0"/>
        <w:ind w:left="1080" w:firstLine="0"/>
        <w:textAlignment w:val="baseline"/>
        <w:rPr>
          <w:del w:id="116" w:author="AZAIEZ Ikbel" w:date="2022-12-10T15:23:00Z"/>
          <w:rFonts w:ascii="Calibri" w:hAnsi="Calibri" w:cs="Calibri"/>
          <w:sz w:val="36"/>
          <w:szCs w:val="36"/>
        </w:rPr>
      </w:pPr>
      <w:del w:id="117" w:author="AZAIEZ Ikbel" w:date="2022-12-10T15:23:00Z">
        <w:r w:rsidRPr="002E0D8E" w:rsidDel="009D503F">
          <w:rPr>
            <w:rStyle w:val="normaltextrun"/>
            <w:rFonts w:ascii="Calibri" w:hAnsi="Calibri" w:cs="Calibri"/>
            <w:sz w:val="36"/>
            <w:szCs w:val="36"/>
          </w:rPr>
          <w:delText>Introduction</w:delText>
        </w:r>
        <w:r w:rsidRPr="002E0D8E" w:rsidDel="009D503F">
          <w:rPr>
            <w:rStyle w:val="eop"/>
            <w:rFonts w:ascii="Calibri" w:hAnsi="Calibri" w:cs="Calibri"/>
            <w:sz w:val="36"/>
            <w:szCs w:val="36"/>
          </w:rPr>
          <w:delText> </w:delText>
        </w:r>
      </w:del>
    </w:p>
    <w:p w14:paraId="570E67E0" w14:textId="17C450C2" w:rsidR="00B04023" w:rsidRPr="002E0D8E" w:rsidDel="009D503F" w:rsidRDefault="00B04023" w:rsidP="00B04023">
      <w:pPr>
        <w:pStyle w:val="paragraph"/>
        <w:numPr>
          <w:ilvl w:val="0"/>
          <w:numId w:val="2"/>
        </w:numPr>
        <w:spacing w:before="0" w:beforeAutospacing="0" w:after="0" w:afterAutospacing="0"/>
        <w:ind w:left="1080" w:firstLine="0"/>
        <w:textAlignment w:val="baseline"/>
        <w:rPr>
          <w:del w:id="118" w:author="AZAIEZ Ikbel" w:date="2022-12-10T15:23:00Z"/>
          <w:rFonts w:ascii="Calibri" w:hAnsi="Calibri" w:cs="Calibri"/>
          <w:sz w:val="36"/>
          <w:szCs w:val="36"/>
        </w:rPr>
      </w:pPr>
      <w:del w:id="119" w:author="AZAIEZ Ikbel" w:date="2022-12-10T15:23:00Z">
        <w:r w:rsidRPr="002E0D8E" w:rsidDel="009D503F">
          <w:rPr>
            <w:rStyle w:val="normaltextrun"/>
            <w:rFonts w:ascii="Calibri" w:hAnsi="Calibri" w:cs="Calibri"/>
            <w:sz w:val="36"/>
            <w:szCs w:val="36"/>
          </w:rPr>
          <w:delText>Présentation du projet : que voulez-vous faire ?  </w:delText>
        </w:r>
        <w:r w:rsidRPr="002E0D8E" w:rsidDel="009D503F">
          <w:rPr>
            <w:rStyle w:val="eop"/>
            <w:rFonts w:ascii="Calibri" w:hAnsi="Calibri" w:cs="Calibri"/>
            <w:sz w:val="36"/>
            <w:szCs w:val="36"/>
          </w:rPr>
          <w:delText> </w:delText>
        </w:r>
      </w:del>
    </w:p>
    <w:p w14:paraId="5EB3EE7D" w14:textId="77B1C5D2" w:rsidR="00B04023" w:rsidRPr="002E0D8E" w:rsidDel="009D503F" w:rsidRDefault="00B04023" w:rsidP="00B04023">
      <w:pPr>
        <w:pStyle w:val="paragraph"/>
        <w:numPr>
          <w:ilvl w:val="0"/>
          <w:numId w:val="3"/>
        </w:numPr>
        <w:spacing w:before="0" w:beforeAutospacing="0" w:after="0" w:afterAutospacing="0"/>
        <w:ind w:left="1080" w:firstLine="0"/>
        <w:textAlignment w:val="baseline"/>
        <w:rPr>
          <w:del w:id="120" w:author="AZAIEZ Ikbel" w:date="2022-12-10T15:23:00Z"/>
          <w:rFonts w:ascii="Calibri" w:hAnsi="Calibri" w:cs="Calibri"/>
          <w:sz w:val="36"/>
          <w:szCs w:val="36"/>
        </w:rPr>
      </w:pPr>
      <w:del w:id="121" w:author="AZAIEZ Ikbel" w:date="2022-12-10T15:23:00Z">
        <w:r w:rsidRPr="002E0D8E" w:rsidDel="009D503F">
          <w:rPr>
            <w:rStyle w:val="normaltextrun"/>
            <w:rFonts w:ascii="Calibri" w:hAnsi="Calibri" w:cs="Calibri"/>
            <w:sz w:val="36"/>
            <w:szCs w:val="36"/>
          </w:rPr>
          <w:delText>Présentation de l’outil</w:delText>
        </w:r>
        <w:r w:rsidRPr="002E0D8E" w:rsidDel="009D503F">
          <w:rPr>
            <w:rStyle w:val="eop"/>
            <w:rFonts w:ascii="Calibri" w:hAnsi="Calibri" w:cs="Calibri"/>
            <w:sz w:val="36"/>
            <w:szCs w:val="36"/>
          </w:rPr>
          <w:delText> </w:delText>
        </w:r>
      </w:del>
    </w:p>
    <w:p w14:paraId="37D123C0" w14:textId="37AEEB7D" w:rsidR="00B04023" w:rsidRPr="002E0D8E" w:rsidDel="009D503F" w:rsidRDefault="00B04023" w:rsidP="00B04023">
      <w:pPr>
        <w:pStyle w:val="paragraph"/>
        <w:numPr>
          <w:ilvl w:val="0"/>
          <w:numId w:val="4"/>
        </w:numPr>
        <w:spacing w:before="0" w:beforeAutospacing="0" w:after="0" w:afterAutospacing="0"/>
        <w:ind w:left="1080" w:firstLine="0"/>
        <w:textAlignment w:val="baseline"/>
        <w:rPr>
          <w:del w:id="122" w:author="AZAIEZ Ikbel" w:date="2022-12-10T15:23:00Z"/>
          <w:rFonts w:ascii="Calibri" w:hAnsi="Calibri" w:cs="Calibri"/>
          <w:sz w:val="36"/>
          <w:szCs w:val="36"/>
        </w:rPr>
      </w:pPr>
      <w:del w:id="123" w:author="AZAIEZ Ikbel" w:date="2022-12-10T15:23:00Z">
        <w:r w:rsidRPr="002E0D8E" w:rsidDel="009D503F">
          <w:rPr>
            <w:rStyle w:val="normaltextrun"/>
            <w:rFonts w:ascii="Calibri" w:hAnsi="Calibri" w:cs="Calibri"/>
            <w:sz w:val="36"/>
            <w:szCs w:val="36"/>
          </w:rPr>
          <w:delText>Conclusion</w:delText>
        </w:r>
        <w:r w:rsidRPr="002E0D8E" w:rsidDel="009D503F">
          <w:rPr>
            <w:rStyle w:val="eop"/>
            <w:rFonts w:ascii="Calibri" w:hAnsi="Calibri" w:cs="Calibri"/>
            <w:sz w:val="36"/>
            <w:szCs w:val="36"/>
          </w:rPr>
          <w:delText> </w:delText>
        </w:r>
      </w:del>
    </w:p>
    <w:p w14:paraId="6D555DA1" w14:textId="3BB1E3A4" w:rsidR="00B04023" w:rsidRPr="002E0D8E" w:rsidDel="009D503F" w:rsidRDefault="00B04023" w:rsidP="00B04023">
      <w:pPr>
        <w:pStyle w:val="paragraph"/>
        <w:spacing w:before="0" w:beforeAutospacing="0" w:after="0" w:afterAutospacing="0"/>
        <w:textAlignment w:val="baseline"/>
        <w:rPr>
          <w:del w:id="124" w:author="AZAIEZ Ikbel" w:date="2022-12-10T15:23:00Z"/>
          <w:rFonts w:ascii="Segoe UI" w:hAnsi="Segoe UI" w:cs="Segoe UI"/>
          <w:sz w:val="36"/>
          <w:szCs w:val="36"/>
        </w:rPr>
      </w:pPr>
      <w:del w:id="125" w:author="AZAIEZ Ikbel" w:date="2022-12-10T15:23:00Z">
        <w:r w:rsidRPr="002E0D8E" w:rsidDel="009D503F">
          <w:rPr>
            <w:rStyle w:val="normaltextrun"/>
            <w:rFonts w:ascii="Calibri" w:hAnsi="Calibri" w:cs="Calibri"/>
            <w:b/>
            <w:bCs/>
            <w:sz w:val="36"/>
            <w:szCs w:val="36"/>
          </w:rPr>
          <w:delText>Chapitre 2 :</w:delText>
        </w:r>
        <w:r w:rsidRPr="002E0D8E" w:rsidDel="009D503F">
          <w:rPr>
            <w:rStyle w:val="normaltextrun"/>
            <w:rFonts w:ascii="Calibri" w:hAnsi="Calibri" w:cs="Calibri"/>
            <w:sz w:val="36"/>
            <w:szCs w:val="36"/>
          </w:rPr>
          <w:delText xml:space="preserve"> </w:delText>
        </w:r>
        <w:r w:rsidRPr="002E0D8E" w:rsidDel="009D503F">
          <w:rPr>
            <w:rStyle w:val="normaltextrun"/>
            <w:rFonts w:ascii="Calibri" w:hAnsi="Calibri" w:cs="Calibri"/>
            <w:color w:val="767171"/>
            <w:sz w:val="36"/>
            <w:szCs w:val="36"/>
          </w:rPr>
          <w:delText>Conception</w:delText>
        </w:r>
        <w:r w:rsidRPr="002E0D8E" w:rsidDel="009D503F">
          <w:rPr>
            <w:rStyle w:val="eop"/>
            <w:rFonts w:ascii="Calibri" w:hAnsi="Calibri" w:cs="Calibri"/>
            <w:color w:val="767171"/>
            <w:sz w:val="36"/>
            <w:szCs w:val="36"/>
          </w:rPr>
          <w:delText> </w:delText>
        </w:r>
      </w:del>
    </w:p>
    <w:p w14:paraId="7EF5E45E" w14:textId="79E4A9B9" w:rsidR="00B04023" w:rsidRPr="002E0D8E" w:rsidDel="009D503F" w:rsidRDefault="00B04023" w:rsidP="00B04023">
      <w:pPr>
        <w:pStyle w:val="paragraph"/>
        <w:numPr>
          <w:ilvl w:val="0"/>
          <w:numId w:val="5"/>
        </w:numPr>
        <w:spacing w:before="0" w:beforeAutospacing="0" w:after="0" w:afterAutospacing="0"/>
        <w:ind w:left="1080" w:firstLine="0"/>
        <w:textAlignment w:val="baseline"/>
        <w:rPr>
          <w:del w:id="126" w:author="AZAIEZ Ikbel" w:date="2022-12-10T15:23:00Z"/>
          <w:rFonts w:ascii="Calibri" w:hAnsi="Calibri" w:cs="Calibri"/>
          <w:sz w:val="36"/>
          <w:szCs w:val="36"/>
        </w:rPr>
      </w:pPr>
      <w:del w:id="127" w:author="AZAIEZ Ikbel" w:date="2022-12-10T15:23:00Z">
        <w:r w:rsidRPr="002E0D8E" w:rsidDel="009D503F">
          <w:rPr>
            <w:rStyle w:val="normaltextrun"/>
            <w:rFonts w:ascii="Calibri" w:hAnsi="Calibri" w:cs="Calibri"/>
            <w:sz w:val="36"/>
            <w:szCs w:val="36"/>
          </w:rPr>
          <w:delText>Introduction</w:delText>
        </w:r>
        <w:r w:rsidRPr="002E0D8E" w:rsidDel="009D503F">
          <w:rPr>
            <w:rStyle w:val="eop"/>
            <w:rFonts w:ascii="Calibri" w:hAnsi="Calibri" w:cs="Calibri"/>
            <w:sz w:val="36"/>
            <w:szCs w:val="36"/>
          </w:rPr>
          <w:delText> </w:delText>
        </w:r>
      </w:del>
    </w:p>
    <w:p w14:paraId="3A46E628" w14:textId="5CF83A39" w:rsidR="00B04023" w:rsidRPr="002E0D8E" w:rsidDel="009D503F" w:rsidRDefault="00B04023" w:rsidP="00B04023">
      <w:pPr>
        <w:pStyle w:val="paragraph"/>
        <w:numPr>
          <w:ilvl w:val="0"/>
          <w:numId w:val="6"/>
        </w:numPr>
        <w:spacing w:before="0" w:beforeAutospacing="0" w:after="0" w:afterAutospacing="0"/>
        <w:ind w:left="1080" w:firstLine="0"/>
        <w:textAlignment w:val="baseline"/>
        <w:rPr>
          <w:del w:id="128" w:author="AZAIEZ Ikbel" w:date="2022-12-10T15:23:00Z"/>
          <w:rFonts w:ascii="Calibri" w:hAnsi="Calibri" w:cs="Calibri"/>
          <w:sz w:val="36"/>
          <w:szCs w:val="36"/>
        </w:rPr>
      </w:pPr>
      <w:del w:id="129" w:author="AZAIEZ Ikbel" w:date="2022-12-10T15:23:00Z">
        <w:r w:rsidRPr="002E0D8E" w:rsidDel="009D503F">
          <w:rPr>
            <w:rStyle w:val="normaltextrun"/>
            <w:rFonts w:ascii="Calibri" w:hAnsi="Calibri" w:cs="Calibri"/>
            <w:sz w:val="36"/>
            <w:szCs w:val="36"/>
          </w:rPr>
          <w:delText>Spécifications des besoins : décrire les pages, leurs contenus</w:delText>
        </w:r>
        <w:r w:rsidRPr="002E0D8E" w:rsidDel="009D503F">
          <w:rPr>
            <w:rStyle w:val="eop"/>
            <w:rFonts w:ascii="Calibri" w:hAnsi="Calibri" w:cs="Calibri"/>
            <w:sz w:val="36"/>
            <w:szCs w:val="36"/>
          </w:rPr>
          <w:delText> </w:delText>
        </w:r>
      </w:del>
    </w:p>
    <w:p w14:paraId="4CF857AF" w14:textId="532B07F2" w:rsidR="00B04023" w:rsidRPr="002E0D8E" w:rsidDel="009D503F" w:rsidRDefault="00B04023" w:rsidP="00B04023">
      <w:pPr>
        <w:pStyle w:val="paragraph"/>
        <w:numPr>
          <w:ilvl w:val="0"/>
          <w:numId w:val="7"/>
        </w:numPr>
        <w:spacing w:before="0" w:beforeAutospacing="0" w:after="0" w:afterAutospacing="0"/>
        <w:ind w:left="1080" w:firstLine="0"/>
        <w:textAlignment w:val="baseline"/>
        <w:rPr>
          <w:del w:id="130" w:author="AZAIEZ Ikbel" w:date="2022-12-10T15:23:00Z"/>
          <w:rFonts w:ascii="Calibri" w:hAnsi="Calibri" w:cs="Calibri"/>
          <w:sz w:val="36"/>
          <w:szCs w:val="36"/>
        </w:rPr>
      </w:pPr>
      <w:del w:id="131" w:author="AZAIEZ Ikbel" w:date="2022-12-10T15:23:00Z">
        <w:r w:rsidRPr="002E0D8E" w:rsidDel="009D503F">
          <w:rPr>
            <w:rStyle w:val="normaltextrun"/>
            <w:rFonts w:ascii="Calibri" w:hAnsi="Calibri" w:cs="Calibri"/>
            <w:sz w:val="36"/>
            <w:szCs w:val="36"/>
          </w:rPr>
          <w:delText>Démarche de conception des pages</w:delText>
        </w:r>
        <w:r w:rsidRPr="002E0D8E" w:rsidDel="009D503F">
          <w:rPr>
            <w:rStyle w:val="eop"/>
            <w:rFonts w:ascii="Calibri" w:hAnsi="Calibri" w:cs="Calibri"/>
            <w:sz w:val="36"/>
            <w:szCs w:val="36"/>
          </w:rPr>
          <w:delText> </w:delText>
        </w:r>
      </w:del>
    </w:p>
    <w:p w14:paraId="6E48B587" w14:textId="136F0955" w:rsidR="00B04023" w:rsidRPr="002E0D8E" w:rsidDel="009D503F" w:rsidRDefault="00B04023" w:rsidP="00B04023">
      <w:pPr>
        <w:pStyle w:val="paragraph"/>
        <w:numPr>
          <w:ilvl w:val="0"/>
          <w:numId w:val="8"/>
        </w:numPr>
        <w:spacing w:before="0" w:beforeAutospacing="0" w:after="0" w:afterAutospacing="0"/>
        <w:ind w:left="1080" w:firstLine="0"/>
        <w:textAlignment w:val="baseline"/>
        <w:rPr>
          <w:del w:id="132" w:author="AZAIEZ Ikbel" w:date="2022-12-10T15:23:00Z"/>
          <w:rFonts w:ascii="Calibri" w:hAnsi="Calibri" w:cs="Calibri"/>
          <w:sz w:val="36"/>
          <w:szCs w:val="36"/>
        </w:rPr>
      </w:pPr>
      <w:del w:id="133" w:author="AZAIEZ Ikbel" w:date="2022-12-10T15:23:00Z">
        <w:r w:rsidRPr="002E0D8E" w:rsidDel="009D503F">
          <w:rPr>
            <w:rStyle w:val="normaltextrun"/>
            <w:rFonts w:ascii="Calibri" w:hAnsi="Calibri" w:cs="Calibri"/>
            <w:sz w:val="36"/>
            <w:szCs w:val="36"/>
          </w:rPr>
          <w:delText>Conclusion</w:delText>
        </w:r>
        <w:r w:rsidRPr="002E0D8E" w:rsidDel="009D503F">
          <w:rPr>
            <w:rStyle w:val="eop"/>
            <w:rFonts w:ascii="Calibri" w:hAnsi="Calibri" w:cs="Calibri"/>
            <w:sz w:val="36"/>
            <w:szCs w:val="36"/>
          </w:rPr>
          <w:delText> </w:delText>
        </w:r>
      </w:del>
    </w:p>
    <w:p w14:paraId="7668FDE4" w14:textId="53D27CDC" w:rsidR="00B04023" w:rsidRPr="002E0D8E" w:rsidDel="009D503F" w:rsidRDefault="00B04023" w:rsidP="00B04023">
      <w:pPr>
        <w:pStyle w:val="paragraph"/>
        <w:spacing w:before="0" w:beforeAutospacing="0" w:after="0" w:afterAutospacing="0"/>
        <w:textAlignment w:val="baseline"/>
        <w:rPr>
          <w:del w:id="134" w:author="AZAIEZ Ikbel" w:date="2022-12-10T15:23:00Z"/>
          <w:rFonts w:ascii="Segoe UI" w:hAnsi="Segoe UI" w:cs="Segoe UI"/>
          <w:sz w:val="36"/>
          <w:szCs w:val="36"/>
        </w:rPr>
      </w:pPr>
      <w:del w:id="135" w:author="AZAIEZ Ikbel" w:date="2022-12-10T15:23:00Z">
        <w:r w:rsidRPr="002E0D8E" w:rsidDel="009D503F">
          <w:rPr>
            <w:rStyle w:val="normaltextrun"/>
            <w:rFonts w:ascii="Calibri" w:hAnsi="Calibri" w:cs="Calibri"/>
            <w:b/>
            <w:bCs/>
            <w:sz w:val="36"/>
            <w:szCs w:val="36"/>
          </w:rPr>
          <w:delText xml:space="preserve">Chapitre 3 </w:delText>
        </w:r>
        <w:r w:rsidRPr="002E0D8E" w:rsidDel="009D503F">
          <w:rPr>
            <w:rStyle w:val="normaltextrun"/>
            <w:rFonts w:ascii="Calibri" w:hAnsi="Calibri" w:cs="Calibri"/>
            <w:sz w:val="36"/>
            <w:szCs w:val="36"/>
          </w:rPr>
          <w:delText>:</w:delText>
        </w:r>
        <w:r w:rsidRPr="002E0D8E" w:rsidDel="009D503F">
          <w:rPr>
            <w:rStyle w:val="normaltextrun"/>
            <w:rFonts w:ascii="Calibri" w:hAnsi="Calibri" w:cs="Calibri"/>
            <w:color w:val="767171"/>
            <w:sz w:val="36"/>
            <w:szCs w:val="36"/>
          </w:rPr>
          <w:delText xml:space="preserve"> Réalisation</w:delText>
        </w:r>
        <w:r w:rsidRPr="002E0D8E" w:rsidDel="009D503F">
          <w:rPr>
            <w:rStyle w:val="eop"/>
            <w:rFonts w:ascii="Calibri" w:hAnsi="Calibri" w:cs="Calibri"/>
            <w:color w:val="767171"/>
            <w:sz w:val="36"/>
            <w:szCs w:val="36"/>
          </w:rPr>
          <w:delText> </w:delText>
        </w:r>
      </w:del>
    </w:p>
    <w:p w14:paraId="34E10BCA" w14:textId="311C7106" w:rsidR="00B04023" w:rsidRPr="002E0D8E" w:rsidDel="009D503F" w:rsidRDefault="00B04023" w:rsidP="00B04023">
      <w:pPr>
        <w:pStyle w:val="paragraph"/>
        <w:numPr>
          <w:ilvl w:val="0"/>
          <w:numId w:val="9"/>
        </w:numPr>
        <w:spacing w:before="0" w:beforeAutospacing="0" w:after="0" w:afterAutospacing="0"/>
        <w:ind w:left="1080" w:firstLine="0"/>
        <w:textAlignment w:val="baseline"/>
        <w:rPr>
          <w:del w:id="136" w:author="AZAIEZ Ikbel" w:date="2022-12-10T15:23:00Z"/>
          <w:rFonts w:ascii="Calibri" w:hAnsi="Calibri" w:cs="Calibri"/>
          <w:sz w:val="36"/>
          <w:szCs w:val="36"/>
        </w:rPr>
      </w:pPr>
      <w:del w:id="137" w:author="AZAIEZ Ikbel" w:date="2022-12-10T15:23:00Z">
        <w:r w:rsidRPr="002E0D8E" w:rsidDel="009D503F">
          <w:rPr>
            <w:rStyle w:val="normaltextrun"/>
            <w:rFonts w:ascii="Calibri" w:hAnsi="Calibri" w:cs="Calibri"/>
            <w:sz w:val="36"/>
            <w:szCs w:val="36"/>
          </w:rPr>
          <w:delText>Introduction</w:delText>
        </w:r>
        <w:r w:rsidRPr="002E0D8E" w:rsidDel="009D503F">
          <w:rPr>
            <w:rStyle w:val="eop"/>
            <w:rFonts w:ascii="Calibri" w:hAnsi="Calibri" w:cs="Calibri"/>
            <w:sz w:val="36"/>
            <w:szCs w:val="36"/>
          </w:rPr>
          <w:delText> </w:delText>
        </w:r>
      </w:del>
    </w:p>
    <w:p w14:paraId="388E16E1" w14:textId="79AECCE8" w:rsidR="00B04023" w:rsidRPr="002E0D8E" w:rsidDel="009D503F" w:rsidRDefault="00B04023" w:rsidP="00B04023">
      <w:pPr>
        <w:pStyle w:val="paragraph"/>
        <w:numPr>
          <w:ilvl w:val="0"/>
          <w:numId w:val="10"/>
        </w:numPr>
        <w:spacing w:before="0" w:beforeAutospacing="0" w:after="0" w:afterAutospacing="0"/>
        <w:ind w:left="1080" w:firstLine="0"/>
        <w:textAlignment w:val="baseline"/>
        <w:rPr>
          <w:del w:id="138" w:author="AZAIEZ Ikbel" w:date="2022-12-10T15:23:00Z"/>
          <w:rFonts w:ascii="Calibri" w:hAnsi="Calibri" w:cs="Calibri"/>
          <w:sz w:val="36"/>
          <w:szCs w:val="36"/>
        </w:rPr>
      </w:pPr>
      <w:del w:id="139" w:author="AZAIEZ Ikbel" w:date="2022-12-10T15:23:00Z">
        <w:r w:rsidRPr="002E0D8E" w:rsidDel="009D503F">
          <w:rPr>
            <w:rStyle w:val="normaltextrun"/>
            <w:rFonts w:ascii="Calibri" w:hAnsi="Calibri" w:cs="Calibri"/>
            <w:sz w:val="36"/>
            <w:szCs w:val="36"/>
          </w:rPr>
          <w:delText>Définition et description des étapes de travail </w:delText>
        </w:r>
        <w:r w:rsidRPr="002E0D8E" w:rsidDel="009D503F">
          <w:rPr>
            <w:rStyle w:val="eop"/>
            <w:rFonts w:ascii="Calibri" w:hAnsi="Calibri" w:cs="Calibri"/>
            <w:sz w:val="36"/>
            <w:szCs w:val="36"/>
          </w:rPr>
          <w:delText> </w:delText>
        </w:r>
      </w:del>
    </w:p>
    <w:p w14:paraId="3E108F0E" w14:textId="1EB40B9A" w:rsidR="00B04023" w:rsidRPr="002E0D8E" w:rsidDel="009D503F" w:rsidRDefault="00B04023" w:rsidP="00B04023">
      <w:pPr>
        <w:pStyle w:val="paragraph"/>
        <w:numPr>
          <w:ilvl w:val="0"/>
          <w:numId w:val="11"/>
        </w:numPr>
        <w:spacing w:before="0" w:beforeAutospacing="0" w:after="0" w:afterAutospacing="0"/>
        <w:ind w:left="1080" w:firstLine="0"/>
        <w:textAlignment w:val="baseline"/>
        <w:rPr>
          <w:del w:id="140" w:author="AZAIEZ Ikbel" w:date="2022-12-10T15:23:00Z"/>
          <w:rFonts w:ascii="Calibri" w:hAnsi="Calibri" w:cs="Calibri"/>
          <w:sz w:val="36"/>
          <w:szCs w:val="36"/>
        </w:rPr>
      </w:pPr>
      <w:del w:id="141" w:author="AZAIEZ Ikbel" w:date="2022-12-10T15:23:00Z">
        <w:r w:rsidRPr="002E0D8E" w:rsidDel="009D503F">
          <w:rPr>
            <w:rStyle w:val="normaltextrun"/>
            <w:rFonts w:ascii="Calibri" w:hAnsi="Calibri" w:cs="Calibri"/>
            <w:sz w:val="36"/>
            <w:szCs w:val="36"/>
          </w:rPr>
          <w:delText>Conclusion</w:delText>
        </w:r>
        <w:r w:rsidRPr="002E0D8E" w:rsidDel="009D503F">
          <w:rPr>
            <w:rStyle w:val="eop"/>
            <w:rFonts w:ascii="Calibri" w:hAnsi="Calibri" w:cs="Calibri"/>
            <w:sz w:val="36"/>
            <w:szCs w:val="36"/>
          </w:rPr>
          <w:delText> </w:delText>
        </w:r>
      </w:del>
    </w:p>
    <w:p w14:paraId="1C4CD358" w14:textId="034A2D1A" w:rsidR="00B04023" w:rsidRPr="002E0D8E" w:rsidDel="009D503F" w:rsidRDefault="00B04023" w:rsidP="00B04023">
      <w:pPr>
        <w:pStyle w:val="paragraph"/>
        <w:spacing w:before="0" w:beforeAutospacing="0" w:after="0" w:afterAutospacing="0"/>
        <w:textAlignment w:val="baseline"/>
        <w:rPr>
          <w:del w:id="142" w:author="AZAIEZ Ikbel" w:date="2022-12-10T15:23:00Z"/>
          <w:rFonts w:ascii="Segoe UI" w:hAnsi="Segoe UI" w:cs="Segoe UI"/>
          <w:sz w:val="36"/>
          <w:szCs w:val="36"/>
        </w:rPr>
      </w:pPr>
      <w:del w:id="143" w:author="AZAIEZ Ikbel" w:date="2022-12-10T15:23:00Z">
        <w:r w:rsidRPr="002E0D8E" w:rsidDel="009D503F">
          <w:rPr>
            <w:rStyle w:val="eop"/>
            <w:rFonts w:ascii="Calibri" w:hAnsi="Calibri" w:cs="Calibri"/>
            <w:sz w:val="36"/>
            <w:szCs w:val="36"/>
          </w:rPr>
          <w:delText> </w:delText>
        </w:r>
      </w:del>
    </w:p>
    <w:p w14:paraId="4A54A6D8" w14:textId="6CD49F09" w:rsidR="00B04023" w:rsidRPr="002E0D8E" w:rsidDel="009D503F" w:rsidRDefault="00B04023" w:rsidP="00B04023">
      <w:pPr>
        <w:pStyle w:val="paragraph"/>
        <w:spacing w:before="0" w:beforeAutospacing="0" w:after="0" w:afterAutospacing="0"/>
        <w:textAlignment w:val="baseline"/>
        <w:rPr>
          <w:del w:id="144" w:author="AZAIEZ Ikbel" w:date="2022-12-10T15:23:00Z"/>
          <w:rFonts w:ascii="Segoe UI" w:hAnsi="Segoe UI" w:cs="Segoe UI"/>
          <w:sz w:val="36"/>
          <w:szCs w:val="36"/>
        </w:rPr>
      </w:pPr>
      <w:del w:id="145" w:author="AZAIEZ Ikbel" w:date="2022-12-10T15:23:00Z">
        <w:r w:rsidRPr="002E0D8E" w:rsidDel="009D503F">
          <w:rPr>
            <w:rStyle w:val="normaltextrun"/>
            <w:rFonts w:ascii="Calibri" w:hAnsi="Calibri" w:cs="Calibri"/>
            <w:b/>
            <w:bCs/>
            <w:sz w:val="36"/>
            <w:szCs w:val="36"/>
          </w:rPr>
          <w:delText>Conclusion générale</w:delText>
        </w:r>
        <w:r w:rsidRPr="002E0D8E" w:rsidDel="009D503F">
          <w:rPr>
            <w:rStyle w:val="eop"/>
            <w:rFonts w:ascii="Calibri" w:hAnsi="Calibri" w:cs="Calibri"/>
            <w:sz w:val="36"/>
            <w:szCs w:val="36"/>
          </w:rPr>
          <w:delText> </w:delText>
        </w:r>
      </w:del>
    </w:p>
    <w:p w14:paraId="2C917813" w14:textId="3B4F4B4F" w:rsidR="00B04023" w:rsidDel="009D503F" w:rsidRDefault="00B04023" w:rsidP="00B04023">
      <w:pPr>
        <w:pStyle w:val="paragraph"/>
        <w:spacing w:before="0" w:beforeAutospacing="0" w:after="0" w:afterAutospacing="0"/>
        <w:textAlignment w:val="baseline"/>
        <w:rPr>
          <w:del w:id="146" w:author="AZAIEZ Ikbel" w:date="2022-12-10T15:23:00Z"/>
          <w:rFonts w:ascii="Segoe UI" w:hAnsi="Segoe UI" w:cs="Segoe UI"/>
          <w:sz w:val="18"/>
          <w:szCs w:val="18"/>
        </w:rPr>
      </w:pPr>
      <w:del w:id="147" w:author="AZAIEZ Ikbel" w:date="2022-12-10T15:23:00Z">
        <w:r w:rsidRPr="002E0D8E" w:rsidDel="009D503F">
          <w:rPr>
            <w:rStyle w:val="normaltextrun"/>
            <w:rFonts w:ascii="Calibri" w:hAnsi="Calibri" w:cs="Calibri"/>
            <w:b/>
            <w:bCs/>
            <w:sz w:val="36"/>
            <w:szCs w:val="36"/>
          </w:rPr>
          <w:delText>Références bibliographiques</w:delText>
        </w:r>
        <w:r w:rsidDel="009D503F">
          <w:rPr>
            <w:rStyle w:val="eop"/>
            <w:rFonts w:ascii="Calibri" w:hAnsi="Calibri" w:cs="Calibri"/>
          </w:rPr>
          <w:delText> </w:delText>
        </w:r>
      </w:del>
    </w:p>
    <w:p w14:paraId="63B82EF1" w14:textId="4FBF3D27" w:rsidR="00B04023" w:rsidDel="009D503F" w:rsidRDefault="00B04023" w:rsidP="009D503F">
      <w:pPr>
        <w:rPr>
          <w:del w:id="148" w:author="AZAIEZ Ikbel" w:date="2022-12-10T15:26:00Z"/>
          <w:rStyle w:val="eop"/>
          <w:rFonts w:ascii="Calibri" w:hAnsi="Calibri" w:cs="Calibri"/>
          <w:sz w:val="48"/>
          <w:szCs w:val="48"/>
        </w:rPr>
      </w:pPr>
      <w:r w:rsidRPr="009D503F">
        <w:rPr>
          <w:rStyle w:val="eop"/>
          <w:rFonts w:ascii="Calibri" w:hAnsi="Calibri" w:cs="Calibri"/>
          <w:sz w:val="48"/>
          <w:szCs w:val="48"/>
          <w:rPrChange w:id="149" w:author="AZAIEZ Ikbel" w:date="2022-12-10T15:24:00Z">
            <w:rPr>
              <w:rStyle w:val="eop"/>
              <w:rFonts w:ascii="Calibri" w:hAnsi="Calibri" w:cs="Calibri"/>
              <w:sz w:val="56"/>
              <w:szCs w:val="56"/>
            </w:rPr>
          </w:rPrChange>
        </w:rPr>
        <w:t> </w:t>
      </w:r>
      <w:ins w:id="150" w:author="AZAIEZ Ikbel" w:date="2022-12-10T15:24:00Z">
        <w:r w:rsidR="009D503F" w:rsidRPr="009D503F">
          <w:rPr>
            <w:rStyle w:val="eop"/>
            <w:rFonts w:ascii="Calibri" w:hAnsi="Calibri" w:cs="Calibri"/>
            <w:sz w:val="48"/>
            <w:szCs w:val="48"/>
            <w:rPrChange w:id="151" w:author="AZAIEZ Ikbel" w:date="2022-12-10T15:24:00Z">
              <w:rPr>
                <w:rStyle w:val="eop"/>
                <w:rFonts w:ascii="Calibri" w:hAnsi="Calibri" w:cs="Calibri"/>
                <w:sz w:val="56"/>
                <w:szCs w:val="56"/>
              </w:rPr>
            </w:rPrChange>
          </w:rPr>
          <w:t>Tables des figures</w:t>
        </w:r>
      </w:ins>
    </w:p>
    <w:p w14:paraId="7699D888" w14:textId="7CDC3907" w:rsidR="009D503F" w:rsidRDefault="009D503F" w:rsidP="009D503F">
      <w:pPr>
        <w:rPr>
          <w:ins w:id="152" w:author="AZAIEZ Ikbel" w:date="2022-12-10T15:26:00Z"/>
          <w:rStyle w:val="eop"/>
          <w:rFonts w:ascii="Calibri" w:hAnsi="Calibri" w:cs="Calibri"/>
          <w:sz w:val="48"/>
          <w:szCs w:val="48"/>
        </w:rPr>
      </w:pPr>
    </w:p>
    <w:p w14:paraId="5E785ECC" w14:textId="3CE79320" w:rsidR="009D503F" w:rsidRDefault="009D503F">
      <w:pPr>
        <w:pStyle w:val="Tabledesillustrations"/>
        <w:tabs>
          <w:tab w:val="right" w:leader="dot" w:pos="9062"/>
        </w:tabs>
        <w:rPr>
          <w:ins w:id="153" w:author="AZAIEZ Ikbel" w:date="2022-12-10T15:27:00Z"/>
          <w:rFonts w:eastAsiaTheme="minorEastAsia"/>
          <w:noProof/>
          <w:sz w:val="24"/>
          <w:szCs w:val="24"/>
          <w:lang w:eastAsia="fr-FR"/>
        </w:rPr>
      </w:pPr>
      <w:ins w:id="154" w:author="AZAIEZ Ikbel" w:date="2022-12-10T15:27:00Z">
        <w:r>
          <w:rPr>
            <w:rStyle w:val="eop"/>
            <w:rFonts w:ascii="Calibri" w:hAnsi="Calibri" w:cs="Calibri"/>
            <w:sz w:val="56"/>
            <w:szCs w:val="56"/>
          </w:rPr>
          <w:fldChar w:fldCharType="begin"/>
        </w:r>
        <w:r>
          <w:rPr>
            <w:rStyle w:val="eop"/>
            <w:rFonts w:ascii="Calibri" w:hAnsi="Calibri" w:cs="Calibri"/>
            <w:sz w:val="56"/>
            <w:szCs w:val="56"/>
          </w:rPr>
          <w:instrText xml:space="preserve"> TOC \h \z \c "Figure" </w:instrText>
        </w:r>
      </w:ins>
      <w:r>
        <w:rPr>
          <w:rStyle w:val="eop"/>
          <w:rFonts w:ascii="Calibri" w:hAnsi="Calibri" w:cs="Calibri"/>
          <w:sz w:val="56"/>
          <w:szCs w:val="56"/>
        </w:rPr>
        <w:fldChar w:fldCharType="separate"/>
      </w:r>
      <w:ins w:id="155" w:author="AZAIEZ Ikbel" w:date="2022-12-10T15:27:00Z">
        <w:r w:rsidRPr="00E24C6A">
          <w:rPr>
            <w:rStyle w:val="Lienhypertexte"/>
            <w:noProof/>
          </w:rPr>
          <w:fldChar w:fldCharType="begin"/>
        </w:r>
        <w:r w:rsidRPr="00E24C6A">
          <w:rPr>
            <w:rStyle w:val="Lienhypertexte"/>
            <w:noProof/>
          </w:rPr>
          <w:instrText xml:space="preserve"> </w:instrText>
        </w:r>
        <w:r>
          <w:rPr>
            <w:noProof/>
          </w:rPr>
          <w:instrText>HYPERLINK \l "_Toc121578472"</w:instrText>
        </w:r>
        <w:r w:rsidRPr="00E24C6A">
          <w:rPr>
            <w:rStyle w:val="Lienhypertexte"/>
            <w:noProof/>
          </w:rPr>
          <w:instrText xml:space="preserve"> </w:instrText>
        </w:r>
        <w:r w:rsidRPr="00E24C6A">
          <w:rPr>
            <w:rStyle w:val="Lienhypertexte"/>
            <w:noProof/>
          </w:rPr>
        </w:r>
        <w:r w:rsidRPr="00E24C6A">
          <w:rPr>
            <w:rStyle w:val="Lienhypertexte"/>
            <w:noProof/>
          </w:rPr>
          <w:fldChar w:fldCharType="separate"/>
        </w:r>
        <w:r w:rsidRPr="00E24C6A">
          <w:rPr>
            <w:rStyle w:val="Lienhypertexte"/>
            <w:noProof/>
          </w:rPr>
          <w:t xml:space="preserve">Figure 1. </w:t>
        </w:r>
        <w:r w:rsidRPr="00E24C6A">
          <w:rPr>
            <w:rStyle w:val="Lienhypertexte"/>
            <w:rFonts w:ascii="Calibri" w:hAnsi="Calibri" w:cs="Calibri"/>
            <w:b/>
            <w:bCs/>
            <w:noProof/>
          </w:rPr>
          <w:t>Figma pour le desktop</w:t>
        </w:r>
        <w:r>
          <w:rPr>
            <w:noProof/>
            <w:webHidden/>
          </w:rPr>
          <w:tab/>
        </w:r>
        <w:r>
          <w:rPr>
            <w:noProof/>
            <w:webHidden/>
          </w:rPr>
          <w:fldChar w:fldCharType="begin"/>
        </w:r>
        <w:r>
          <w:rPr>
            <w:noProof/>
            <w:webHidden/>
          </w:rPr>
          <w:instrText xml:space="preserve"> PAGEREF _Toc121578472 \h </w:instrText>
        </w:r>
      </w:ins>
      <w:r>
        <w:rPr>
          <w:noProof/>
          <w:webHidden/>
        </w:rPr>
      </w:r>
      <w:r>
        <w:rPr>
          <w:noProof/>
          <w:webHidden/>
        </w:rPr>
        <w:fldChar w:fldCharType="separate"/>
      </w:r>
      <w:ins w:id="156" w:author="AZAIEZ Ikbel" w:date="2022-12-10T15:27:00Z">
        <w:r>
          <w:rPr>
            <w:noProof/>
            <w:webHidden/>
          </w:rPr>
          <w:t>5</w:t>
        </w:r>
        <w:r>
          <w:rPr>
            <w:noProof/>
            <w:webHidden/>
          </w:rPr>
          <w:fldChar w:fldCharType="end"/>
        </w:r>
        <w:r w:rsidRPr="00E24C6A">
          <w:rPr>
            <w:rStyle w:val="Lienhypertexte"/>
            <w:noProof/>
          </w:rPr>
          <w:fldChar w:fldCharType="end"/>
        </w:r>
      </w:ins>
    </w:p>
    <w:p w14:paraId="4AD99E89" w14:textId="7635C778" w:rsidR="009D503F" w:rsidRDefault="009D503F">
      <w:pPr>
        <w:pStyle w:val="Tabledesillustrations"/>
        <w:tabs>
          <w:tab w:val="right" w:leader="dot" w:pos="9062"/>
        </w:tabs>
        <w:rPr>
          <w:ins w:id="157" w:author="AZAIEZ Ikbel" w:date="2022-12-10T15:27:00Z"/>
          <w:rFonts w:eastAsiaTheme="minorEastAsia"/>
          <w:noProof/>
          <w:sz w:val="24"/>
          <w:szCs w:val="24"/>
          <w:lang w:eastAsia="fr-FR"/>
        </w:rPr>
      </w:pPr>
      <w:ins w:id="158" w:author="AZAIEZ Ikbel" w:date="2022-12-10T15:27:00Z">
        <w:r w:rsidRPr="00E24C6A">
          <w:rPr>
            <w:rStyle w:val="Lienhypertexte"/>
            <w:noProof/>
          </w:rPr>
          <w:fldChar w:fldCharType="begin"/>
        </w:r>
        <w:r w:rsidRPr="00E24C6A">
          <w:rPr>
            <w:rStyle w:val="Lienhypertexte"/>
            <w:noProof/>
          </w:rPr>
          <w:instrText xml:space="preserve"> </w:instrText>
        </w:r>
        <w:r>
          <w:rPr>
            <w:noProof/>
          </w:rPr>
          <w:instrText>HYPERLINK \l "_Toc121578473"</w:instrText>
        </w:r>
        <w:r w:rsidRPr="00E24C6A">
          <w:rPr>
            <w:rStyle w:val="Lienhypertexte"/>
            <w:noProof/>
          </w:rPr>
          <w:instrText xml:space="preserve"> </w:instrText>
        </w:r>
        <w:r w:rsidRPr="00E24C6A">
          <w:rPr>
            <w:rStyle w:val="Lienhypertexte"/>
            <w:noProof/>
          </w:rPr>
        </w:r>
        <w:r w:rsidRPr="00E24C6A">
          <w:rPr>
            <w:rStyle w:val="Lienhypertexte"/>
            <w:noProof/>
          </w:rPr>
          <w:fldChar w:fldCharType="separate"/>
        </w:r>
        <w:r w:rsidRPr="00E24C6A">
          <w:rPr>
            <w:rStyle w:val="Lienhypertexte"/>
            <w:noProof/>
          </w:rPr>
          <w:t>Figure 2.</w:t>
        </w:r>
        <w:r>
          <w:rPr>
            <w:noProof/>
            <w:webHidden/>
          </w:rPr>
          <w:tab/>
        </w:r>
        <w:r>
          <w:rPr>
            <w:noProof/>
            <w:webHidden/>
          </w:rPr>
          <w:fldChar w:fldCharType="begin"/>
        </w:r>
        <w:r>
          <w:rPr>
            <w:noProof/>
            <w:webHidden/>
          </w:rPr>
          <w:instrText xml:space="preserve"> PAGEREF _Toc121578473 \h </w:instrText>
        </w:r>
      </w:ins>
      <w:r>
        <w:rPr>
          <w:noProof/>
          <w:webHidden/>
        </w:rPr>
      </w:r>
      <w:r>
        <w:rPr>
          <w:noProof/>
          <w:webHidden/>
        </w:rPr>
        <w:fldChar w:fldCharType="separate"/>
      </w:r>
      <w:ins w:id="159" w:author="AZAIEZ Ikbel" w:date="2022-12-10T15:27:00Z">
        <w:r>
          <w:rPr>
            <w:noProof/>
            <w:webHidden/>
          </w:rPr>
          <w:t>8</w:t>
        </w:r>
        <w:r>
          <w:rPr>
            <w:noProof/>
            <w:webHidden/>
          </w:rPr>
          <w:fldChar w:fldCharType="end"/>
        </w:r>
        <w:r w:rsidRPr="00E24C6A">
          <w:rPr>
            <w:rStyle w:val="Lienhypertexte"/>
            <w:noProof/>
          </w:rPr>
          <w:fldChar w:fldCharType="end"/>
        </w:r>
      </w:ins>
    </w:p>
    <w:p w14:paraId="19A3D33A" w14:textId="0C4F9926" w:rsidR="009D503F" w:rsidRDefault="009D503F">
      <w:pPr>
        <w:pStyle w:val="Tabledesillustrations"/>
        <w:tabs>
          <w:tab w:val="right" w:leader="dot" w:pos="9062"/>
        </w:tabs>
        <w:rPr>
          <w:ins w:id="160" w:author="AZAIEZ Ikbel" w:date="2022-12-10T15:27:00Z"/>
          <w:rFonts w:eastAsiaTheme="minorEastAsia"/>
          <w:noProof/>
          <w:sz w:val="24"/>
          <w:szCs w:val="24"/>
          <w:lang w:eastAsia="fr-FR"/>
        </w:rPr>
      </w:pPr>
      <w:ins w:id="161" w:author="AZAIEZ Ikbel" w:date="2022-12-10T15:27:00Z">
        <w:r w:rsidRPr="00E24C6A">
          <w:rPr>
            <w:rStyle w:val="Lienhypertexte"/>
            <w:noProof/>
          </w:rPr>
          <w:fldChar w:fldCharType="begin"/>
        </w:r>
        <w:r w:rsidRPr="00E24C6A">
          <w:rPr>
            <w:rStyle w:val="Lienhypertexte"/>
            <w:noProof/>
          </w:rPr>
          <w:instrText xml:space="preserve"> </w:instrText>
        </w:r>
        <w:r>
          <w:rPr>
            <w:noProof/>
          </w:rPr>
          <w:instrText>HYPERLINK \l "_Toc121578474"</w:instrText>
        </w:r>
        <w:r w:rsidRPr="00E24C6A">
          <w:rPr>
            <w:rStyle w:val="Lienhypertexte"/>
            <w:noProof/>
          </w:rPr>
          <w:instrText xml:space="preserve"> </w:instrText>
        </w:r>
        <w:r w:rsidRPr="00E24C6A">
          <w:rPr>
            <w:rStyle w:val="Lienhypertexte"/>
            <w:noProof/>
          </w:rPr>
        </w:r>
        <w:r w:rsidRPr="00E24C6A">
          <w:rPr>
            <w:rStyle w:val="Lienhypertexte"/>
            <w:noProof/>
          </w:rPr>
          <w:fldChar w:fldCharType="separate"/>
        </w:r>
        <w:r w:rsidRPr="00E24C6A">
          <w:rPr>
            <w:rStyle w:val="Lienhypertexte"/>
            <w:noProof/>
          </w:rPr>
          <w:t>Figure 3</w:t>
        </w:r>
        <w:r>
          <w:rPr>
            <w:noProof/>
            <w:webHidden/>
          </w:rPr>
          <w:tab/>
        </w:r>
        <w:r>
          <w:rPr>
            <w:noProof/>
            <w:webHidden/>
          </w:rPr>
          <w:fldChar w:fldCharType="begin"/>
        </w:r>
        <w:r>
          <w:rPr>
            <w:noProof/>
            <w:webHidden/>
          </w:rPr>
          <w:instrText xml:space="preserve"> PAGEREF _Toc121578474 \h </w:instrText>
        </w:r>
      </w:ins>
      <w:r>
        <w:rPr>
          <w:noProof/>
          <w:webHidden/>
        </w:rPr>
      </w:r>
      <w:r>
        <w:rPr>
          <w:noProof/>
          <w:webHidden/>
        </w:rPr>
        <w:fldChar w:fldCharType="separate"/>
      </w:r>
      <w:ins w:id="162" w:author="AZAIEZ Ikbel" w:date="2022-12-10T15:27:00Z">
        <w:r>
          <w:rPr>
            <w:noProof/>
            <w:webHidden/>
          </w:rPr>
          <w:t>9</w:t>
        </w:r>
        <w:r>
          <w:rPr>
            <w:noProof/>
            <w:webHidden/>
          </w:rPr>
          <w:fldChar w:fldCharType="end"/>
        </w:r>
        <w:r w:rsidRPr="00E24C6A">
          <w:rPr>
            <w:rStyle w:val="Lienhypertexte"/>
            <w:noProof/>
          </w:rPr>
          <w:fldChar w:fldCharType="end"/>
        </w:r>
      </w:ins>
    </w:p>
    <w:p w14:paraId="3CEB094C" w14:textId="7F29E839" w:rsidR="009D503F" w:rsidRDefault="009D503F">
      <w:pPr>
        <w:pStyle w:val="Tabledesillustrations"/>
        <w:tabs>
          <w:tab w:val="right" w:leader="dot" w:pos="9062"/>
        </w:tabs>
        <w:rPr>
          <w:ins w:id="163" w:author="AZAIEZ Ikbel" w:date="2022-12-10T15:27:00Z"/>
          <w:rFonts w:eastAsiaTheme="minorEastAsia"/>
          <w:noProof/>
          <w:sz w:val="24"/>
          <w:szCs w:val="24"/>
          <w:lang w:eastAsia="fr-FR"/>
        </w:rPr>
      </w:pPr>
      <w:ins w:id="164" w:author="AZAIEZ Ikbel" w:date="2022-12-10T15:27:00Z">
        <w:r w:rsidRPr="00E24C6A">
          <w:rPr>
            <w:rStyle w:val="Lienhypertexte"/>
            <w:noProof/>
          </w:rPr>
          <w:fldChar w:fldCharType="begin"/>
        </w:r>
        <w:r w:rsidRPr="00E24C6A">
          <w:rPr>
            <w:rStyle w:val="Lienhypertexte"/>
            <w:noProof/>
          </w:rPr>
          <w:instrText xml:space="preserve"> </w:instrText>
        </w:r>
        <w:r>
          <w:rPr>
            <w:noProof/>
          </w:rPr>
          <w:instrText>HYPERLINK \l "_Toc121578475"</w:instrText>
        </w:r>
        <w:r w:rsidRPr="00E24C6A">
          <w:rPr>
            <w:rStyle w:val="Lienhypertexte"/>
            <w:noProof/>
          </w:rPr>
          <w:instrText xml:space="preserve"> </w:instrText>
        </w:r>
        <w:r w:rsidRPr="00E24C6A">
          <w:rPr>
            <w:rStyle w:val="Lienhypertexte"/>
            <w:noProof/>
          </w:rPr>
        </w:r>
        <w:r w:rsidRPr="00E24C6A">
          <w:rPr>
            <w:rStyle w:val="Lienhypertexte"/>
            <w:noProof/>
          </w:rPr>
          <w:fldChar w:fldCharType="separate"/>
        </w:r>
        <w:r w:rsidRPr="00E24C6A">
          <w:rPr>
            <w:rStyle w:val="Lienhypertexte"/>
            <w:noProof/>
          </w:rPr>
          <w:t>Figure 4</w:t>
        </w:r>
        <w:r>
          <w:rPr>
            <w:noProof/>
            <w:webHidden/>
          </w:rPr>
          <w:tab/>
        </w:r>
        <w:r>
          <w:rPr>
            <w:noProof/>
            <w:webHidden/>
          </w:rPr>
          <w:fldChar w:fldCharType="begin"/>
        </w:r>
        <w:r>
          <w:rPr>
            <w:noProof/>
            <w:webHidden/>
          </w:rPr>
          <w:instrText xml:space="preserve"> PAGEREF _Toc121578475 \h </w:instrText>
        </w:r>
      </w:ins>
      <w:r>
        <w:rPr>
          <w:noProof/>
          <w:webHidden/>
        </w:rPr>
      </w:r>
      <w:r>
        <w:rPr>
          <w:noProof/>
          <w:webHidden/>
        </w:rPr>
        <w:fldChar w:fldCharType="separate"/>
      </w:r>
      <w:ins w:id="165" w:author="AZAIEZ Ikbel" w:date="2022-12-10T15:27:00Z">
        <w:r>
          <w:rPr>
            <w:noProof/>
            <w:webHidden/>
          </w:rPr>
          <w:t>10</w:t>
        </w:r>
        <w:r>
          <w:rPr>
            <w:noProof/>
            <w:webHidden/>
          </w:rPr>
          <w:fldChar w:fldCharType="end"/>
        </w:r>
        <w:r w:rsidRPr="00E24C6A">
          <w:rPr>
            <w:rStyle w:val="Lienhypertexte"/>
            <w:noProof/>
          </w:rPr>
          <w:fldChar w:fldCharType="end"/>
        </w:r>
      </w:ins>
    </w:p>
    <w:p w14:paraId="1FD08F6A" w14:textId="6079F1D3" w:rsidR="009D503F" w:rsidRDefault="009D503F">
      <w:pPr>
        <w:pStyle w:val="Tabledesillustrations"/>
        <w:tabs>
          <w:tab w:val="right" w:leader="dot" w:pos="9062"/>
        </w:tabs>
        <w:rPr>
          <w:ins w:id="166" w:author="AZAIEZ Ikbel" w:date="2022-12-10T15:27:00Z"/>
          <w:rFonts w:eastAsiaTheme="minorEastAsia"/>
          <w:noProof/>
          <w:sz w:val="24"/>
          <w:szCs w:val="24"/>
          <w:lang w:eastAsia="fr-FR"/>
        </w:rPr>
      </w:pPr>
      <w:ins w:id="167" w:author="AZAIEZ Ikbel" w:date="2022-12-10T15:27:00Z">
        <w:r w:rsidRPr="00E24C6A">
          <w:rPr>
            <w:rStyle w:val="Lienhypertexte"/>
            <w:noProof/>
          </w:rPr>
          <w:fldChar w:fldCharType="begin"/>
        </w:r>
        <w:r w:rsidRPr="00E24C6A">
          <w:rPr>
            <w:rStyle w:val="Lienhypertexte"/>
            <w:noProof/>
          </w:rPr>
          <w:instrText xml:space="preserve"> </w:instrText>
        </w:r>
        <w:r>
          <w:rPr>
            <w:noProof/>
          </w:rPr>
          <w:instrText>HYPERLINK \l "_Toc121578476"</w:instrText>
        </w:r>
        <w:r w:rsidRPr="00E24C6A">
          <w:rPr>
            <w:rStyle w:val="Lienhypertexte"/>
            <w:noProof/>
          </w:rPr>
          <w:instrText xml:space="preserve"> </w:instrText>
        </w:r>
        <w:r w:rsidRPr="00E24C6A">
          <w:rPr>
            <w:rStyle w:val="Lienhypertexte"/>
            <w:noProof/>
          </w:rPr>
        </w:r>
        <w:r w:rsidRPr="00E24C6A">
          <w:rPr>
            <w:rStyle w:val="Lienhypertexte"/>
            <w:noProof/>
          </w:rPr>
          <w:fldChar w:fldCharType="separate"/>
        </w:r>
        <w:r w:rsidRPr="00E24C6A">
          <w:rPr>
            <w:rStyle w:val="Lienhypertexte"/>
            <w:noProof/>
          </w:rPr>
          <w:t>Figure 5</w:t>
        </w:r>
        <w:r>
          <w:rPr>
            <w:noProof/>
            <w:webHidden/>
          </w:rPr>
          <w:tab/>
        </w:r>
        <w:r>
          <w:rPr>
            <w:noProof/>
            <w:webHidden/>
          </w:rPr>
          <w:fldChar w:fldCharType="begin"/>
        </w:r>
        <w:r>
          <w:rPr>
            <w:noProof/>
            <w:webHidden/>
          </w:rPr>
          <w:instrText xml:space="preserve"> PAGEREF _Toc121578476 \h </w:instrText>
        </w:r>
      </w:ins>
      <w:r>
        <w:rPr>
          <w:noProof/>
          <w:webHidden/>
        </w:rPr>
      </w:r>
      <w:r>
        <w:rPr>
          <w:noProof/>
          <w:webHidden/>
        </w:rPr>
        <w:fldChar w:fldCharType="separate"/>
      </w:r>
      <w:ins w:id="168" w:author="AZAIEZ Ikbel" w:date="2022-12-10T15:27:00Z">
        <w:r>
          <w:rPr>
            <w:noProof/>
            <w:webHidden/>
          </w:rPr>
          <w:t>11</w:t>
        </w:r>
        <w:r>
          <w:rPr>
            <w:noProof/>
            <w:webHidden/>
          </w:rPr>
          <w:fldChar w:fldCharType="end"/>
        </w:r>
        <w:r w:rsidRPr="00E24C6A">
          <w:rPr>
            <w:rStyle w:val="Lienhypertexte"/>
            <w:noProof/>
          </w:rPr>
          <w:fldChar w:fldCharType="end"/>
        </w:r>
      </w:ins>
    </w:p>
    <w:p w14:paraId="593C6F40" w14:textId="43D42F05" w:rsidR="009D503F" w:rsidRDefault="009D503F">
      <w:pPr>
        <w:pStyle w:val="Tabledesillustrations"/>
        <w:tabs>
          <w:tab w:val="right" w:leader="dot" w:pos="9062"/>
        </w:tabs>
        <w:rPr>
          <w:ins w:id="169" w:author="AZAIEZ Ikbel" w:date="2022-12-10T15:27:00Z"/>
          <w:rFonts w:eastAsiaTheme="minorEastAsia"/>
          <w:noProof/>
          <w:sz w:val="24"/>
          <w:szCs w:val="24"/>
          <w:lang w:eastAsia="fr-FR"/>
        </w:rPr>
      </w:pPr>
      <w:ins w:id="170" w:author="AZAIEZ Ikbel" w:date="2022-12-10T15:27:00Z">
        <w:r w:rsidRPr="00E24C6A">
          <w:rPr>
            <w:rStyle w:val="Lienhypertexte"/>
            <w:noProof/>
          </w:rPr>
          <w:fldChar w:fldCharType="begin"/>
        </w:r>
        <w:r w:rsidRPr="00E24C6A">
          <w:rPr>
            <w:rStyle w:val="Lienhypertexte"/>
            <w:noProof/>
          </w:rPr>
          <w:instrText xml:space="preserve"> </w:instrText>
        </w:r>
        <w:r>
          <w:rPr>
            <w:noProof/>
          </w:rPr>
          <w:instrText>HYPERLINK \l "_Toc121578478"</w:instrText>
        </w:r>
        <w:r w:rsidRPr="00E24C6A">
          <w:rPr>
            <w:rStyle w:val="Lienhypertexte"/>
            <w:noProof/>
          </w:rPr>
          <w:instrText xml:space="preserve"> </w:instrText>
        </w:r>
        <w:r w:rsidRPr="00E24C6A">
          <w:rPr>
            <w:rStyle w:val="Lienhypertexte"/>
            <w:noProof/>
          </w:rPr>
        </w:r>
        <w:r w:rsidRPr="00E24C6A">
          <w:rPr>
            <w:rStyle w:val="Lienhypertexte"/>
            <w:noProof/>
          </w:rPr>
          <w:fldChar w:fldCharType="separate"/>
        </w:r>
        <w:r w:rsidRPr="00E24C6A">
          <w:rPr>
            <w:rStyle w:val="Lienhypertexte"/>
            <w:noProof/>
          </w:rPr>
          <w:t>Figure 7</w:t>
        </w:r>
        <w:r>
          <w:rPr>
            <w:noProof/>
            <w:webHidden/>
          </w:rPr>
          <w:tab/>
        </w:r>
        <w:r>
          <w:rPr>
            <w:noProof/>
            <w:webHidden/>
          </w:rPr>
          <w:fldChar w:fldCharType="begin"/>
        </w:r>
        <w:r>
          <w:rPr>
            <w:noProof/>
            <w:webHidden/>
          </w:rPr>
          <w:instrText xml:space="preserve"> PAGEREF _Toc121578478 \h </w:instrText>
        </w:r>
      </w:ins>
      <w:r>
        <w:rPr>
          <w:noProof/>
          <w:webHidden/>
        </w:rPr>
      </w:r>
      <w:r>
        <w:rPr>
          <w:noProof/>
          <w:webHidden/>
        </w:rPr>
        <w:fldChar w:fldCharType="separate"/>
      </w:r>
      <w:ins w:id="171" w:author="AZAIEZ Ikbel" w:date="2022-12-10T15:27:00Z">
        <w:r>
          <w:rPr>
            <w:noProof/>
            <w:webHidden/>
          </w:rPr>
          <w:t>12</w:t>
        </w:r>
        <w:r>
          <w:rPr>
            <w:noProof/>
            <w:webHidden/>
          </w:rPr>
          <w:fldChar w:fldCharType="end"/>
        </w:r>
        <w:r w:rsidRPr="00E24C6A">
          <w:rPr>
            <w:rStyle w:val="Lienhypertexte"/>
            <w:noProof/>
          </w:rPr>
          <w:fldChar w:fldCharType="end"/>
        </w:r>
      </w:ins>
    </w:p>
    <w:p w14:paraId="2BEDBCAD" w14:textId="7E84D2EC" w:rsidR="00B04023" w:rsidRDefault="009D503F">
      <w:pPr>
        <w:rPr>
          <w:rFonts w:ascii="Segoe UI" w:hAnsi="Segoe UI" w:cs="Segoe UI"/>
          <w:sz w:val="18"/>
          <w:szCs w:val="18"/>
        </w:rPr>
        <w:pPrChange w:id="172" w:author="AZAIEZ Ikbel" w:date="2022-12-10T15:26:00Z">
          <w:pPr>
            <w:pStyle w:val="paragraph"/>
            <w:spacing w:before="0" w:beforeAutospacing="0" w:after="0" w:afterAutospacing="0"/>
            <w:textAlignment w:val="baseline"/>
          </w:pPr>
        </w:pPrChange>
      </w:pPr>
      <w:ins w:id="173" w:author="AZAIEZ Ikbel" w:date="2022-12-10T15:27:00Z">
        <w:r>
          <w:rPr>
            <w:rStyle w:val="eop"/>
            <w:rFonts w:ascii="Calibri" w:hAnsi="Calibri" w:cs="Calibri"/>
            <w:sz w:val="56"/>
            <w:szCs w:val="56"/>
          </w:rPr>
          <w:fldChar w:fldCharType="end"/>
        </w:r>
      </w:ins>
      <w:del w:id="174" w:author="AZAIEZ Ikbel" w:date="2022-12-10T15:26:00Z">
        <w:r w:rsidR="00B04023" w:rsidDel="009D503F">
          <w:rPr>
            <w:rStyle w:val="eop"/>
            <w:rFonts w:ascii="Calibri" w:hAnsi="Calibri" w:cs="Calibri"/>
            <w:sz w:val="56"/>
            <w:szCs w:val="56"/>
          </w:rPr>
          <w:delText> </w:delText>
        </w:r>
      </w:del>
    </w:p>
    <w:p w14:paraId="5A6C0C9E"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56"/>
          <w:szCs w:val="56"/>
        </w:rPr>
        <w:t> </w:t>
      </w:r>
    </w:p>
    <w:p w14:paraId="7E2CE615"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56"/>
          <w:szCs w:val="56"/>
        </w:rPr>
        <w:t> </w:t>
      </w:r>
    </w:p>
    <w:p w14:paraId="490E9240" w14:textId="77777777" w:rsidR="009D503F" w:rsidRDefault="009D503F">
      <w:pPr>
        <w:rPr>
          <w:ins w:id="175" w:author="AZAIEZ Ikbel" w:date="2022-12-10T15:24:00Z"/>
          <w:rStyle w:val="normaltextrun"/>
          <w:rFonts w:ascii="Calibri" w:eastAsiaTheme="majorEastAsia" w:hAnsi="Calibri" w:cs="Calibri"/>
          <w:color w:val="2F5496" w:themeColor="accent1" w:themeShade="BF"/>
          <w:sz w:val="56"/>
          <w:szCs w:val="56"/>
        </w:rPr>
      </w:pPr>
      <w:bookmarkStart w:id="176" w:name="_Toc121578229"/>
      <w:ins w:id="177" w:author="AZAIEZ Ikbel" w:date="2022-12-10T15:24:00Z">
        <w:r>
          <w:rPr>
            <w:rStyle w:val="normaltextrun"/>
            <w:rFonts w:ascii="Calibri" w:hAnsi="Calibri" w:cs="Calibri"/>
            <w:sz w:val="56"/>
            <w:szCs w:val="56"/>
          </w:rPr>
          <w:br w:type="page"/>
        </w:r>
      </w:ins>
    </w:p>
    <w:p w14:paraId="1B83A7EC" w14:textId="6802A8B2" w:rsidR="00B04023" w:rsidRDefault="00B04023" w:rsidP="001B2BF6">
      <w:pPr>
        <w:pStyle w:val="Titre1"/>
        <w:jc w:val="center"/>
        <w:rPr>
          <w:rFonts w:ascii="Segoe UI" w:hAnsi="Segoe UI" w:cs="Segoe UI"/>
          <w:sz w:val="18"/>
          <w:szCs w:val="18"/>
        </w:rPr>
      </w:pPr>
      <w:r>
        <w:rPr>
          <w:rStyle w:val="normaltextrun"/>
          <w:rFonts w:ascii="Calibri" w:hAnsi="Calibri" w:cs="Calibri"/>
          <w:sz w:val="56"/>
          <w:szCs w:val="56"/>
        </w:rPr>
        <w:lastRenderedPageBreak/>
        <w:t>Introduction générale</w:t>
      </w:r>
      <w:bookmarkEnd w:id="176"/>
    </w:p>
    <w:p w14:paraId="24CDB89E" w14:textId="77777777" w:rsidR="00B04023" w:rsidRDefault="00B04023" w:rsidP="00B0402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56"/>
          <w:szCs w:val="56"/>
        </w:rPr>
        <w:t> </w:t>
      </w:r>
    </w:p>
    <w:p w14:paraId="03303B80" w14:textId="1A2CD2C1" w:rsidR="00B04023" w:rsidRPr="001B2BF6" w:rsidRDefault="00B04023" w:rsidP="001B2BF6">
      <w:pPr>
        <w:pStyle w:val="paragraph"/>
        <w:spacing w:before="0" w:beforeAutospacing="0" w:after="0" w:afterAutospacing="0" w:line="360" w:lineRule="auto"/>
        <w:jc w:val="both"/>
        <w:textAlignment w:val="baseline"/>
        <w:rPr>
          <w:rFonts w:ascii="Segoe UI" w:hAnsi="Segoe UI" w:cs="Segoe UI"/>
          <w:sz w:val="28"/>
          <w:szCs w:val="28"/>
        </w:rPr>
      </w:pPr>
      <w:r w:rsidRPr="006B1D4C">
        <w:rPr>
          <w:rStyle w:val="normaltextrun"/>
          <w:rFonts w:ascii="Calibri" w:hAnsi="Calibri" w:cs="Calibri"/>
          <w:sz w:val="28"/>
          <w:szCs w:val="28"/>
        </w:rPr>
        <w:t xml:space="preserve">“le design, c’est la créativité associée à la stratégie ” Rob Curedale_designer &amp; écrivain, c’est à dire dans ce domaine la créativité n’étais jamais au Hazard tout a un sens, un objectif et une signification. En fait notre sujet sera dans le même concept du design, donc on va préparer </w:t>
      </w:r>
      <w:r w:rsidRPr="001B2BF6">
        <w:rPr>
          <w:rStyle w:val="normaltextrun"/>
          <w:rFonts w:ascii="Calibri" w:hAnsi="Calibri" w:cs="Calibri"/>
          <w:sz w:val="28"/>
          <w:szCs w:val="28"/>
        </w:rPr>
        <w:t>une</w:t>
      </w:r>
      <w:ins w:id="178" w:author="AZAIEZ Ikbel" w:date="2022-12-10T14:50:00Z">
        <w:r w:rsidR="001B2BF6">
          <w:rPr>
            <w:rStyle w:val="normaltextrun"/>
            <w:rFonts w:ascii="Calibri" w:hAnsi="Calibri" w:cs="Calibri"/>
            <w:sz w:val="28"/>
            <w:szCs w:val="28"/>
          </w:rPr>
          <w:t xml:space="preserve"> charte</w:t>
        </w:r>
      </w:ins>
      <w:r w:rsidRPr="001B2BF6">
        <w:rPr>
          <w:rStyle w:val="normaltextrun"/>
          <w:rFonts w:ascii="Calibri" w:hAnsi="Calibri" w:cs="Calibri"/>
          <w:sz w:val="28"/>
          <w:szCs w:val="28"/>
        </w:rPr>
        <w:t xml:space="preserve"> </w:t>
      </w:r>
      <w:del w:id="179" w:author="AZAIEZ Ikbel" w:date="2022-12-10T14:49:00Z">
        <w:r w:rsidRPr="001B2BF6" w:rsidDel="001B2BF6">
          <w:rPr>
            <w:rStyle w:val="normaltextrun"/>
            <w:rFonts w:ascii="Calibri" w:hAnsi="Calibri" w:cs="Calibri"/>
            <w:sz w:val="28"/>
            <w:szCs w:val="28"/>
            <w:shd w:val="clear" w:color="auto" w:fill="FFFF00"/>
          </w:rPr>
          <w:delText>charte</w:delText>
        </w:r>
      </w:del>
      <w:r w:rsidRPr="001B2BF6">
        <w:rPr>
          <w:rStyle w:val="normaltextrun"/>
          <w:rFonts w:ascii="Calibri" w:hAnsi="Calibri" w:cs="Calibri"/>
          <w:sz w:val="28"/>
          <w:szCs w:val="28"/>
        </w:rPr>
        <w:t xml:space="preserve"> </w:t>
      </w:r>
      <w:r w:rsidRPr="001B2BF6">
        <w:rPr>
          <w:rStyle w:val="normaltextrun"/>
          <w:rFonts w:ascii="Calibri" w:hAnsi="Calibri" w:cs="Calibri"/>
          <w:sz w:val="28"/>
          <w:szCs w:val="28"/>
          <w:shd w:val="clear" w:color="auto" w:fill="FFFF00"/>
        </w:rPr>
        <w:t>graphique</w:t>
      </w:r>
      <w:r w:rsidRPr="001B2BF6">
        <w:rPr>
          <w:rStyle w:val="normaltextrun"/>
          <w:rFonts w:ascii="Calibri" w:hAnsi="Calibri" w:cs="Calibri"/>
          <w:sz w:val="28"/>
          <w:szCs w:val="28"/>
        </w:rPr>
        <w:t xml:space="preserve"> pour notre département ; génie des communications et des réseaux.</w:t>
      </w:r>
      <w:r w:rsidRPr="001B2BF6">
        <w:rPr>
          <w:rStyle w:val="eop"/>
          <w:rFonts w:ascii="Calibri" w:hAnsi="Calibri" w:cs="Calibri"/>
          <w:sz w:val="28"/>
          <w:szCs w:val="28"/>
        </w:rPr>
        <w:t> </w:t>
      </w:r>
    </w:p>
    <w:p w14:paraId="6C675685" w14:textId="77777777" w:rsidR="00B04023" w:rsidRPr="001B2BF6" w:rsidRDefault="00B04023" w:rsidP="001B2BF6">
      <w:pPr>
        <w:pStyle w:val="paragraph"/>
        <w:spacing w:before="0" w:beforeAutospacing="0" w:after="0" w:afterAutospacing="0" w:line="360" w:lineRule="auto"/>
        <w:jc w:val="both"/>
        <w:textAlignment w:val="baseline"/>
        <w:rPr>
          <w:rFonts w:ascii="Segoe UI" w:hAnsi="Segoe UI" w:cs="Segoe UI"/>
          <w:sz w:val="28"/>
          <w:szCs w:val="28"/>
        </w:rPr>
      </w:pPr>
      <w:r w:rsidRPr="001B2BF6">
        <w:rPr>
          <w:rStyle w:val="normaltextrun"/>
          <w:rFonts w:ascii="Calibri" w:hAnsi="Calibri" w:cs="Calibri"/>
          <w:sz w:val="28"/>
          <w:szCs w:val="28"/>
        </w:rPr>
        <w:t xml:space="preserve">Notre principal outil de travail sera </w:t>
      </w:r>
      <w:r w:rsidRPr="001B2BF6">
        <w:rPr>
          <w:rStyle w:val="normaltextrun"/>
          <w:rFonts w:ascii="Calibri" w:hAnsi="Calibri" w:cs="Calibri"/>
          <w:sz w:val="28"/>
          <w:szCs w:val="28"/>
          <w:shd w:val="clear" w:color="auto" w:fill="FFFF00"/>
        </w:rPr>
        <w:t>Figma web design</w:t>
      </w:r>
      <w:r w:rsidRPr="001B2BF6">
        <w:rPr>
          <w:rStyle w:val="normaltextrun"/>
          <w:rFonts w:ascii="Calibri" w:hAnsi="Calibri" w:cs="Calibri"/>
          <w:sz w:val="28"/>
          <w:szCs w:val="28"/>
        </w:rPr>
        <w:t xml:space="preserve"> qui va nous aider à passer par les trois étapes de préparation de la </w:t>
      </w:r>
      <w:r w:rsidRPr="001B2BF6">
        <w:rPr>
          <w:rStyle w:val="normaltextrun"/>
          <w:rFonts w:ascii="Calibri" w:hAnsi="Calibri" w:cs="Calibri"/>
          <w:sz w:val="28"/>
          <w:szCs w:val="28"/>
          <w:shd w:val="clear" w:color="auto" w:fill="FFFF00"/>
        </w:rPr>
        <w:t>maquette</w:t>
      </w:r>
      <w:r w:rsidRPr="001B2BF6">
        <w:rPr>
          <w:rStyle w:val="normaltextrun"/>
          <w:rFonts w:ascii="Calibri" w:hAnsi="Calibri" w:cs="Calibri"/>
          <w:sz w:val="28"/>
          <w:szCs w:val="28"/>
        </w:rPr>
        <w:t>.</w:t>
      </w:r>
      <w:r w:rsidRPr="001B2BF6">
        <w:rPr>
          <w:rStyle w:val="eop"/>
          <w:rFonts w:ascii="Calibri" w:hAnsi="Calibri" w:cs="Calibri"/>
          <w:sz w:val="28"/>
          <w:szCs w:val="28"/>
        </w:rPr>
        <w:t> </w:t>
      </w:r>
    </w:p>
    <w:p w14:paraId="536F0EEC" w14:textId="5948F4C1" w:rsidR="00B04023" w:rsidRPr="006B1D4C" w:rsidRDefault="00B04023" w:rsidP="001B2BF6">
      <w:pPr>
        <w:pStyle w:val="paragraph"/>
        <w:spacing w:before="0" w:beforeAutospacing="0" w:after="0" w:afterAutospacing="0" w:line="360" w:lineRule="auto"/>
        <w:jc w:val="both"/>
        <w:textAlignment w:val="baseline"/>
        <w:rPr>
          <w:rFonts w:ascii="Segoe UI" w:hAnsi="Segoe UI" w:cs="Segoe UI"/>
          <w:sz w:val="28"/>
          <w:szCs w:val="28"/>
        </w:rPr>
      </w:pPr>
      <w:r w:rsidRPr="001B2BF6">
        <w:rPr>
          <w:rStyle w:val="normaltextrun"/>
          <w:rFonts w:ascii="Calibri" w:hAnsi="Calibri" w:cs="Calibri"/>
          <w:sz w:val="28"/>
          <w:szCs w:val="28"/>
        </w:rPr>
        <w:t>Ce travail a été passé par des étapes qui seront les chapitres</w:t>
      </w:r>
      <w:r w:rsidRPr="006B1D4C">
        <w:rPr>
          <w:rStyle w:val="normaltextrun"/>
          <w:rFonts w:ascii="Calibri" w:hAnsi="Calibri" w:cs="Calibri"/>
          <w:sz w:val="28"/>
          <w:szCs w:val="28"/>
        </w:rPr>
        <w:t xml:space="preserve"> de notre rapport dont il s’agit d’une </w:t>
      </w:r>
      <w:r w:rsidRPr="006B1D4C">
        <w:rPr>
          <w:rStyle w:val="normaltextrun"/>
          <w:rFonts w:ascii="Calibri" w:hAnsi="Calibri" w:cs="Calibri"/>
          <w:sz w:val="28"/>
          <w:szCs w:val="28"/>
          <w:u w:val="single"/>
        </w:rPr>
        <w:t>présentation</w:t>
      </w:r>
      <w:r w:rsidRPr="006B1D4C">
        <w:rPr>
          <w:rStyle w:val="normaltextrun"/>
          <w:rFonts w:ascii="Calibri" w:hAnsi="Calibri" w:cs="Calibri"/>
          <w:sz w:val="28"/>
          <w:szCs w:val="28"/>
        </w:rPr>
        <w:t xml:space="preserve"> explicative du projet et de tous ses axes </w:t>
      </w:r>
      <w:del w:id="180" w:author="AZAIEZ Ikbel" w:date="2022-12-10T14:50:00Z">
        <w:r w:rsidR="009F5DDB" w:rsidRPr="006B1D4C" w:rsidDel="001B2BF6">
          <w:rPr>
            <w:rStyle w:val="normaltextrun"/>
            <w:rFonts w:ascii="Calibri" w:hAnsi="Calibri" w:cs="Calibri"/>
            <w:sz w:val="28"/>
            <w:szCs w:val="28"/>
          </w:rPr>
          <w:delText xml:space="preserve">à la </w:delText>
        </w:r>
      </w:del>
      <w:r w:rsidR="009F5DDB" w:rsidRPr="006B1D4C">
        <w:rPr>
          <w:rStyle w:val="normaltextrun"/>
          <w:rFonts w:ascii="Calibri" w:hAnsi="Calibri" w:cs="Calibri"/>
          <w:sz w:val="28"/>
          <w:szCs w:val="28"/>
        </w:rPr>
        <w:t xml:space="preserve">suite </w:t>
      </w:r>
      <w:del w:id="181" w:author="AZAIEZ Ikbel" w:date="2022-12-10T14:50:00Z">
        <w:r w:rsidR="009F5DDB" w:rsidRPr="006B1D4C" w:rsidDel="001B2BF6">
          <w:rPr>
            <w:rStyle w:val="normaltextrun"/>
            <w:rFonts w:ascii="Calibri" w:hAnsi="Calibri" w:cs="Calibri"/>
            <w:sz w:val="28"/>
            <w:szCs w:val="28"/>
          </w:rPr>
          <w:delText xml:space="preserve">des </w:delText>
        </w:r>
      </w:del>
      <w:ins w:id="182" w:author="AZAIEZ Ikbel" w:date="2022-12-10T14:50:00Z">
        <w:r w:rsidR="001B2BF6">
          <w:rPr>
            <w:rStyle w:val="normaltextrun"/>
            <w:rFonts w:ascii="Calibri" w:hAnsi="Calibri" w:cs="Calibri"/>
            <w:sz w:val="28"/>
            <w:szCs w:val="28"/>
          </w:rPr>
          <w:t>aux</w:t>
        </w:r>
        <w:r w:rsidR="001B2BF6" w:rsidRPr="006B1D4C">
          <w:rPr>
            <w:rStyle w:val="normaltextrun"/>
            <w:rFonts w:ascii="Calibri" w:hAnsi="Calibri" w:cs="Calibri"/>
            <w:sz w:val="28"/>
            <w:szCs w:val="28"/>
          </w:rPr>
          <w:t xml:space="preserve"> </w:t>
        </w:r>
      </w:ins>
      <w:r w:rsidRPr="006B1D4C">
        <w:rPr>
          <w:rStyle w:val="normaltextrun"/>
          <w:rFonts w:ascii="Calibri" w:hAnsi="Calibri" w:cs="Calibri"/>
          <w:sz w:val="28"/>
          <w:szCs w:val="28"/>
        </w:rPr>
        <w:t>recherches</w:t>
      </w:r>
      <w:ins w:id="183" w:author="AZAIEZ Ikbel" w:date="2022-12-10T14:50:00Z">
        <w:r w:rsidR="001B2BF6">
          <w:rPr>
            <w:rStyle w:val="normaltextrun"/>
            <w:rFonts w:ascii="Calibri" w:hAnsi="Calibri" w:cs="Calibri"/>
            <w:sz w:val="28"/>
            <w:szCs w:val="28"/>
          </w:rPr>
          <w:t xml:space="preserve"> bibliographiques</w:t>
        </w:r>
      </w:ins>
      <w:r w:rsidRPr="006B1D4C">
        <w:rPr>
          <w:rStyle w:val="normaltextrun"/>
          <w:rFonts w:ascii="Calibri" w:hAnsi="Calibri" w:cs="Calibri"/>
          <w:sz w:val="28"/>
          <w:szCs w:val="28"/>
        </w:rPr>
        <w:t xml:space="preserve"> relatives à ce sujet</w:t>
      </w:r>
      <w:ins w:id="184" w:author="AZAIEZ Ikbel" w:date="2022-12-10T14:51:00Z">
        <w:r w:rsidR="001B2BF6">
          <w:rPr>
            <w:rStyle w:val="normaltextrun"/>
            <w:rFonts w:ascii="Calibri" w:hAnsi="Calibri" w:cs="Calibri"/>
            <w:sz w:val="28"/>
            <w:szCs w:val="28"/>
          </w:rPr>
          <w:t>.</w:t>
        </w:r>
      </w:ins>
      <w:del w:id="185" w:author="AZAIEZ Ikbel" w:date="2022-12-10T14:51:00Z">
        <w:r w:rsidRPr="006B1D4C" w:rsidDel="001B2BF6">
          <w:rPr>
            <w:rStyle w:val="normaltextrun"/>
            <w:rFonts w:ascii="Calibri" w:hAnsi="Calibri" w:cs="Calibri"/>
            <w:sz w:val="28"/>
            <w:szCs w:val="28"/>
          </w:rPr>
          <w:delText>,</w:delText>
        </w:r>
      </w:del>
      <w:r w:rsidRPr="006B1D4C">
        <w:rPr>
          <w:rStyle w:val="normaltextrun"/>
          <w:rFonts w:ascii="Calibri" w:hAnsi="Calibri" w:cs="Calibri"/>
          <w:sz w:val="28"/>
          <w:szCs w:val="28"/>
        </w:rPr>
        <w:t xml:space="preserve"> </w:t>
      </w:r>
      <w:ins w:id="186" w:author="AZAIEZ Ikbel" w:date="2022-12-10T14:51:00Z">
        <w:r w:rsidR="001B2BF6">
          <w:rPr>
            <w:rStyle w:val="normaltextrun"/>
            <w:rFonts w:ascii="Calibri" w:hAnsi="Calibri" w:cs="Calibri"/>
            <w:sz w:val="28"/>
            <w:szCs w:val="28"/>
          </w:rPr>
          <w:t>L</w:t>
        </w:r>
      </w:ins>
      <w:del w:id="187" w:author="AZAIEZ Ikbel" w:date="2022-12-10T14:51:00Z">
        <w:r w:rsidRPr="006B1D4C" w:rsidDel="001B2BF6">
          <w:rPr>
            <w:rStyle w:val="normaltextrun"/>
            <w:rFonts w:ascii="Calibri" w:hAnsi="Calibri" w:cs="Calibri"/>
            <w:sz w:val="28"/>
            <w:szCs w:val="28"/>
          </w:rPr>
          <w:delText>l</w:delText>
        </w:r>
      </w:del>
      <w:r w:rsidRPr="006B1D4C">
        <w:rPr>
          <w:rStyle w:val="normaltextrun"/>
          <w:rFonts w:ascii="Calibri" w:hAnsi="Calibri" w:cs="Calibri"/>
          <w:sz w:val="28"/>
          <w:szCs w:val="28"/>
        </w:rPr>
        <w:t xml:space="preserve">a partie </w:t>
      </w:r>
      <w:r w:rsidRPr="006B1D4C">
        <w:rPr>
          <w:rStyle w:val="normaltextrun"/>
          <w:rFonts w:ascii="Calibri" w:hAnsi="Calibri" w:cs="Calibri"/>
          <w:sz w:val="28"/>
          <w:szCs w:val="28"/>
          <w:u w:val="single"/>
        </w:rPr>
        <w:t>conception</w:t>
      </w:r>
      <w:r w:rsidRPr="006B1D4C">
        <w:rPr>
          <w:rStyle w:val="normaltextrun"/>
          <w:rFonts w:ascii="Calibri" w:hAnsi="Calibri" w:cs="Calibri"/>
          <w:sz w:val="28"/>
          <w:szCs w:val="28"/>
        </w:rPr>
        <w:t xml:space="preserve"> </w:t>
      </w:r>
      <w:del w:id="188" w:author="AZAIEZ Ikbel" w:date="2022-12-10T14:51:00Z">
        <w:r w:rsidRPr="006B1D4C" w:rsidDel="001B2BF6">
          <w:rPr>
            <w:rStyle w:val="normaltextrun"/>
            <w:rFonts w:ascii="Calibri" w:hAnsi="Calibri" w:cs="Calibri"/>
            <w:sz w:val="28"/>
            <w:szCs w:val="28"/>
          </w:rPr>
          <w:delText xml:space="preserve">là où il y a le nombre </w:delText>
        </w:r>
      </w:del>
      <w:ins w:id="189" w:author="AZAIEZ Ikbel" w:date="2022-12-10T14:51:00Z">
        <w:r w:rsidR="001B2BF6">
          <w:rPr>
            <w:rStyle w:val="normaltextrun"/>
            <w:rFonts w:ascii="Calibri" w:hAnsi="Calibri" w:cs="Calibri"/>
            <w:sz w:val="28"/>
            <w:szCs w:val="28"/>
          </w:rPr>
          <w:t xml:space="preserve">est conscrée à l’identification </w:t>
        </w:r>
      </w:ins>
      <w:r w:rsidRPr="006B1D4C">
        <w:rPr>
          <w:rStyle w:val="normaltextrun"/>
          <w:rFonts w:ascii="Calibri" w:hAnsi="Calibri" w:cs="Calibri"/>
          <w:sz w:val="28"/>
          <w:szCs w:val="28"/>
        </w:rPr>
        <w:t xml:space="preserve">des pages, </w:t>
      </w:r>
      <w:ins w:id="190" w:author="AZAIEZ Ikbel" w:date="2022-12-10T14:51:00Z">
        <w:r w:rsidR="001B2BF6">
          <w:rPr>
            <w:rStyle w:val="normaltextrun"/>
            <w:rFonts w:ascii="Calibri" w:hAnsi="Calibri" w:cs="Calibri"/>
            <w:sz w:val="28"/>
            <w:szCs w:val="28"/>
          </w:rPr>
          <w:t>choix d</w:t>
        </w:r>
      </w:ins>
      <w:del w:id="191" w:author="AZAIEZ Ikbel" w:date="2022-12-10T14:51:00Z">
        <w:r w:rsidRPr="006B1D4C" w:rsidDel="001B2BF6">
          <w:rPr>
            <w:rStyle w:val="normaltextrun"/>
            <w:rFonts w:ascii="Calibri" w:hAnsi="Calibri" w:cs="Calibri"/>
            <w:sz w:val="28"/>
            <w:szCs w:val="28"/>
          </w:rPr>
          <w:delText>l</w:delText>
        </w:r>
      </w:del>
      <w:r w:rsidRPr="006B1D4C">
        <w:rPr>
          <w:rStyle w:val="normaltextrun"/>
          <w:rFonts w:ascii="Calibri" w:hAnsi="Calibri" w:cs="Calibri"/>
          <w:sz w:val="28"/>
          <w:szCs w:val="28"/>
        </w:rPr>
        <w:t>es couleurs, la typographie, l’alignement et l’espacement. Ainsi que le contenu qui sera ajouté et le démarche suivis.</w:t>
      </w:r>
      <w:r w:rsidRPr="006B1D4C">
        <w:rPr>
          <w:rStyle w:val="eop"/>
          <w:rFonts w:ascii="Calibri" w:hAnsi="Calibri" w:cs="Calibri"/>
          <w:sz w:val="28"/>
          <w:szCs w:val="28"/>
        </w:rPr>
        <w:t> </w:t>
      </w:r>
    </w:p>
    <w:p w14:paraId="669C6626" w14:textId="7E0BEC16" w:rsidR="00B04023" w:rsidRPr="006B1D4C" w:rsidRDefault="00B04023" w:rsidP="001B2BF6">
      <w:pPr>
        <w:pStyle w:val="paragraph"/>
        <w:spacing w:before="0" w:beforeAutospacing="0" w:after="0" w:afterAutospacing="0" w:line="360" w:lineRule="auto"/>
        <w:jc w:val="both"/>
        <w:textAlignment w:val="baseline"/>
        <w:rPr>
          <w:rFonts w:ascii="Segoe UI" w:hAnsi="Segoe UI" w:cs="Segoe UI"/>
          <w:sz w:val="28"/>
          <w:szCs w:val="28"/>
        </w:rPr>
      </w:pPr>
      <w:r w:rsidRPr="006B1D4C">
        <w:rPr>
          <w:rStyle w:val="normaltextrun"/>
          <w:rFonts w:ascii="Calibri" w:hAnsi="Calibri" w:cs="Calibri"/>
          <w:sz w:val="28"/>
          <w:szCs w:val="28"/>
        </w:rPr>
        <w:t xml:space="preserve">La partie </w:t>
      </w:r>
      <w:r w:rsidRPr="006B1D4C">
        <w:rPr>
          <w:rStyle w:val="normaltextrun"/>
          <w:rFonts w:ascii="Calibri" w:hAnsi="Calibri" w:cs="Calibri"/>
          <w:sz w:val="28"/>
          <w:szCs w:val="28"/>
          <w:u w:val="single"/>
        </w:rPr>
        <w:t>réalisation</w:t>
      </w:r>
      <w:r w:rsidRPr="006B1D4C">
        <w:rPr>
          <w:rStyle w:val="normaltextrun"/>
          <w:rFonts w:ascii="Calibri" w:hAnsi="Calibri" w:cs="Calibri"/>
          <w:sz w:val="28"/>
          <w:szCs w:val="28"/>
        </w:rPr>
        <w:t xml:space="preserve"> </w:t>
      </w:r>
      <w:ins w:id="192" w:author="AZAIEZ Ikbel" w:date="2022-12-10T14:52:00Z">
        <w:r w:rsidR="001B2BF6">
          <w:rPr>
            <w:rStyle w:val="normaltextrun"/>
            <w:rFonts w:ascii="Calibri" w:hAnsi="Calibri" w:cs="Calibri"/>
            <w:sz w:val="28"/>
            <w:szCs w:val="28"/>
          </w:rPr>
          <w:t xml:space="preserve">est dédiée </w:t>
        </w:r>
      </w:ins>
      <w:del w:id="193" w:author="AZAIEZ Ikbel" w:date="2022-12-10T14:51:00Z">
        <w:r w:rsidRPr="006B1D4C" w:rsidDel="001B2BF6">
          <w:rPr>
            <w:rStyle w:val="normaltextrun"/>
            <w:rFonts w:ascii="Calibri" w:hAnsi="Calibri" w:cs="Calibri"/>
            <w:sz w:val="28"/>
            <w:szCs w:val="28"/>
          </w:rPr>
          <w:delText xml:space="preserve">; </w:delText>
        </w:r>
      </w:del>
      <w:del w:id="194" w:author="AZAIEZ Ikbel" w:date="2022-12-10T14:52:00Z">
        <w:r w:rsidRPr="006B1D4C" w:rsidDel="001B2BF6">
          <w:rPr>
            <w:rStyle w:val="normaltextrun"/>
            <w:rFonts w:ascii="Calibri" w:hAnsi="Calibri" w:cs="Calibri"/>
            <w:sz w:val="28"/>
            <w:szCs w:val="28"/>
          </w:rPr>
          <w:delText xml:space="preserve">c’est la partie pratique après les recherches et la formation qu’on a fait sur ce projet : comment utiliser </w:delText>
        </w:r>
      </w:del>
      <w:ins w:id="195" w:author="AZAIEZ Ikbel" w:date="2022-12-10T14:52:00Z">
        <w:r w:rsidR="001B2BF6">
          <w:rPr>
            <w:rStyle w:val="normaltextrun"/>
            <w:rFonts w:ascii="Calibri" w:hAnsi="Calibri" w:cs="Calibri"/>
            <w:sz w:val="28"/>
            <w:szCs w:val="28"/>
          </w:rPr>
          <w:t>à l’utilisation des diff</w:t>
        </w:r>
      </w:ins>
      <w:ins w:id="196" w:author="AZAIEZ Ikbel" w:date="2022-12-10T14:53:00Z">
        <w:r w:rsidR="001B2BF6">
          <w:rPr>
            <w:rStyle w:val="normaltextrun"/>
            <w:rFonts w:ascii="Calibri" w:hAnsi="Calibri" w:cs="Calibri"/>
            <w:sz w:val="28"/>
            <w:szCs w:val="28"/>
          </w:rPr>
          <w:t xml:space="preserve">erents outils de </w:t>
        </w:r>
      </w:ins>
      <w:r w:rsidRPr="006B1D4C">
        <w:rPr>
          <w:rStyle w:val="normaltextrun"/>
          <w:rFonts w:ascii="Calibri" w:hAnsi="Calibri" w:cs="Calibri"/>
          <w:sz w:val="28"/>
          <w:szCs w:val="28"/>
        </w:rPr>
        <w:t>Figma,</w:t>
      </w:r>
      <w:r w:rsidR="002E0D8E" w:rsidRPr="006B1D4C">
        <w:rPr>
          <w:rStyle w:val="normaltextrun"/>
          <w:rFonts w:ascii="Calibri" w:hAnsi="Calibri" w:cs="Calibri"/>
          <w:sz w:val="28"/>
          <w:szCs w:val="28"/>
        </w:rPr>
        <w:t xml:space="preserve"> </w:t>
      </w:r>
      <w:del w:id="197" w:author="AZAIEZ Ikbel" w:date="2022-12-10T14:53:00Z">
        <w:r w:rsidRPr="006B1D4C" w:rsidDel="001B2BF6">
          <w:rPr>
            <w:rStyle w:val="normaltextrun"/>
            <w:rFonts w:ascii="Calibri" w:hAnsi="Calibri" w:cs="Calibri"/>
            <w:sz w:val="28"/>
            <w:szCs w:val="28"/>
          </w:rPr>
          <w:delText>quelles sont les bases</w:delText>
        </w:r>
      </w:del>
      <w:ins w:id="198" w:author="AZAIEZ Ikbel" w:date="2022-12-10T14:53:00Z">
        <w:r w:rsidR="001B2BF6">
          <w:rPr>
            <w:rStyle w:val="normaltextrun"/>
            <w:rFonts w:ascii="Calibri" w:hAnsi="Calibri" w:cs="Calibri"/>
            <w:sz w:val="28"/>
            <w:szCs w:val="28"/>
          </w:rPr>
          <w:t>à la</w:t>
        </w:r>
      </w:ins>
      <w:r w:rsidRPr="006B1D4C">
        <w:rPr>
          <w:rStyle w:val="normaltextrun"/>
          <w:rFonts w:ascii="Calibri" w:hAnsi="Calibri" w:cs="Calibri"/>
          <w:sz w:val="28"/>
          <w:szCs w:val="28"/>
        </w:rPr>
        <w:t xml:space="preserve"> </w:t>
      </w:r>
      <w:del w:id="199" w:author="AZAIEZ Ikbel" w:date="2022-12-10T14:53:00Z">
        <w:r w:rsidRPr="006B1D4C" w:rsidDel="001B2BF6">
          <w:rPr>
            <w:rStyle w:val="normaltextrun"/>
            <w:rFonts w:ascii="Calibri" w:hAnsi="Calibri" w:cs="Calibri"/>
            <w:sz w:val="28"/>
            <w:szCs w:val="28"/>
          </w:rPr>
          <w:delText xml:space="preserve">de </w:delText>
        </w:r>
      </w:del>
      <w:r w:rsidRPr="006B1D4C">
        <w:rPr>
          <w:rStyle w:val="normaltextrun"/>
          <w:rFonts w:ascii="Calibri" w:hAnsi="Calibri" w:cs="Calibri"/>
          <w:sz w:val="28"/>
          <w:szCs w:val="28"/>
        </w:rPr>
        <w:t xml:space="preserve">création </w:t>
      </w:r>
      <w:del w:id="200" w:author="AZAIEZ Ikbel" w:date="2022-12-10T14:53:00Z">
        <w:r w:rsidRPr="006B1D4C" w:rsidDel="001B2BF6">
          <w:rPr>
            <w:rStyle w:val="normaltextrun"/>
            <w:rFonts w:ascii="Calibri" w:hAnsi="Calibri" w:cs="Calibri"/>
            <w:sz w:val="28"/>
            <w:szCs w:val="28"/>
          </w:rPr>
          <w:delText xml:space="preserve">d’une </w:delText>
        </w:r>
      </w:del>
      <w:ins w:id="201" w:author="AZAIEZ Ikbel" w:date="2022-12-10T14:53:00Z">
        <w:r w:rsidR="001B2BF6">
          <w:rPr>
            <w:rStyle w:val="normaltextrun"/>
            <w:rFonts w:ascii="Calibri" w:hAnsi="Calibri" w:cs="Calibri"/>
            <w:sz w:val="28"/>
            <w:szCs w:val="28"/>
          </w:rPr>
          <w:t>de notre</w:t>
        </w:r>
        <w:r w:rsidR="001B2BF6" w:rsidRPr="006B1D4C">
          <w:rPr>
            <w:rStyle w:val="normaltextrun"/>
            <w:rFonts w:ascii="Calibri" w:hAnsi="Calibri" w:cs="Calibri"/>
            <w:sz w:val="28"/>
            <w:szCs w:val="28"/>
          </w:rPr>
          <w:t xml:space="preserve"> </w:t>
        </w:r>
      </w:ins>
      <w:r w:rsidRPr="006B1D4C">
        <w:rPr>
          <w:rStyle w:val="normaltextrun"/>
          <w:rFonts w:ascii="Calibri" w:hAnsi="Calibri" w:cs="Calibri"/>
          <w:sz w:val="28"/>
          <w:szCs w:val="28"/>
        </w:rPr>
        <w:t>charte graphiqu</w:t>
      </w:r>
      <w:ins w:id="202" w:author="AZAIEZ Ikbel" w:date="2022-12-10T14:53:00Z">
        <w:r w:rsidR="001B2BF6">
          <w:rPr>
            <w:rStyle w:val="normaltextrun"/>
            <w:rFonts w:ascii="Calibri" w:hAnsi="Calibri" w:cs="Calibri"/>
            <w:sz w:val="28"/>
            <w:szCs w:val="28"/>
          </w:rPr>
          <w:t>e et quq</w:t>
        </w:r>
      </w:ins>
      <w:ins w:id="203" w:author="AZAIEZ Ikbel" w:date="2022-12-10T14:54:00Z">
        <w:r w:rsidR="001B2BF6">
          <w:rPr>
            <w:rStyle w:val="normaltextrun"/>
            <w:rFonts w:ascii="Calibri" w:hAnsi="Calibri" w:cs="Calibri"/>
            <w:sz w:val="28"/>
            <w:szCs w:val="28"/>
          </w:rPr>
          <w:t xml:space="preserve">lques figures illustrons notre site web. </w:t>
        </w:r>
      </w:ins>
      <w:del w:id="204" w:author="AZAIEZ Ikbel" w:date="2022-12-10T14:53:00Z">
        <w:r w:rsidRPr="006B1D4C" w:rsidDel="001B2BF6">
          <w:rPr>
            <w:rStyle w:val="normaltextrun"/>
            <w:rFonts w:ascii="Calibri" w:hAnsi="Calibri" w:cs="Calibri"/>
            <w:sz w:val="28"/>
            <w:szCs w:val="28"/>
          </w:rPr>
          <w:delText>e...etc.</w:delText>
        </w:r>
      </w:del>
      <w:r w:rsidRPr="006B1D4C">
        <w:rPr>
          <w:rStyle w:val="eop"/>
          <w:rFonts w:ascii="Calibri" w:hAnsi="Calibri" w:cs="Calibri"/>
          <w:sz w:val="28"/>
          <w:szCs w:val="28"/>
        </w:rPr>
        <w:t> </w:t>
      </w:r>
    </w:p>
    <w:p w14:paraId="1907A7A8" w14:textId="77777777" w:rsidR="00B04023" w:rsidRPr="002E0D8E" w:rsidRDefault="00B04023" w:rsidP="00B04023">
      <w:pPr>
        <w:pStyle w:val="paragraph"/>
        <w:spacing w:before="0" w:beforeAutospacing="0" w:after="0" w:afterAutospacing="0"/>
        <w:textAlignment w:val="baseline"/>
        <w:rPr>
          <w:rFonts w:ascii="Segoe UI" w:hAnsi="Segoe UI" w:cs="Segoe UI"/>
          <w:sz w:val="36"/>
          <w:szCs w:val="36"/>
        </w:rPr>
      </w:pPr>
      <w:r w:rsidRPr="002E0D8E">
        <w:rPr>
          <w:rStyle w:val="eop"/>
          <w:rFonts w:ascii="Calibri" w:hAnsi="Calibri" w:cs="Calibri"/>
          <w:sz w:val="36"/>
          <w:szCs w:val="36"/>
        </w:rPr>
        <w:t> </w:t>
      </w:r>
    </w:p>
    <w:p w14:paraId="55B7A86E" w14:textId="77777777" w:rsidR="00B04023" w:rsidRPr="002E0D8E" w:rsidRDefault="00B04023" w:rsidP="00B04023">
      <w:pPr>
        <w:pStyle w:val="paragraph"/>
        <w:spacing w:before="0" w:beforeAutospacing="0" w:after="0" w:afterAutospacing="0"/>
        <w:textAlignment w:val="baseline"/>
        <w:rPr>
          <w:rFonts w:ascii="Segoe UI" w:hAnsi="Segoe UI" w:cs="Segoe UI"/>
          <w:sz w:val="36"/>
          <w:szCs w:val="36"/>
        </w:rPr>
      </w:pPr>
      <w:r w:rsidRPr="002E0D8E">
        <w:rPr>
          <w:rStyle w:val="eop"/>
          <w:rFonts w:ascii="Calibri" w:hAnsi="Calibri" w:cs="Calibri"/>
          <w:sz w:val="36"/>
          <w:szCs w:val="36"/>
        </w:rPr>
        <w:t> </w:t>
      </w:r>
    </w:p>
    <w:p w14:paraId="01C559FC" w14:textId="77777777" w:rsidR="00B04023" w:rsidRPr="002E0D8E" w:rsidRDefault="00B04023" w:rsidP="00B04023">
      <w:pPr>
        <w:pStyle w:val="paragraph"/>
        <w:spacing w:before="0" w:beforeAutospacing="0" w:after="0" w:afterAutospacing="0"/>
        <w:textAlignment w:val="baseline"/>
        <w:rPr>
          <w:rFonts w:ascii="Segoe UI" w:hAnsi="Segoe UI" w:cs="Segoe UI"/>
          <w:sz w:val="36"/>
          <w:szCs w:val="36"/>
        </w:rPr>
      </w:pPr>
      <w:r w:rsidRPr="002E0D8E">
        <w:rPr>
          <w:rStyle w:val="eop"/>
          <w:rFonts w:ascii="Calibri" w:hAnsi="Calibri" w:cs="Calibri"/>
          <w:sz w:val="36"/>
          <w:szCs w:val="36"/>
        </w:rPr>
        <w:t> </w:t>
      </w:r>
    </w:p>
    <w:p w14:paraId="0B19B9BE" w14:textId="77777777" w:rsidR="00B04023" w:rsidRDefault="00B04023" w:rsidP="00B04023">
      <w:pPr>
        <w:pStyle w:val="paragraph"/>
        <w:spacing w:before="0" w:beforeAutospacing="0" w:after="0" w:afterAutospacing="0"/>
        <w:textAlignment w:val="baseline"/>
        <w:rPr>
          <w:rStyle w:val="eop"/>
          <w:rFonts w:ascii="Calibri" w:hAnsi="Calibri" w:cs="Calibri"/>
          <w:sz w:val="56"/>
          <w:szCs w:val="56"/>
        </w:rPr>
      </w:pPr>
      <w:r>
        <w:rPr>
          <w:rStyle w:val="eop"/>
          <w:rFonts w:ascii="Calibri" w:hAnsi="Calibri" w:cs="Calibri"/>
          <w:sz w:val="56"/>
          <w:szCs w:val="56"/>
        </w:rPr>
        <w:t> </w:t>
      </w:r>
    </w:p>
    <w:p w14:paraId="21E16053" w14:textId="77777777" w:rsidR="002E0D8E" w:rsidRDefault="002E0D8E" w:rsidP="00B04023">
      <w:pPr>
        <w:pStyle w:val="paragraph"/>
        <w:spacing w:before="0" w:beforeAutospacing="0" w:after="0" w:afterAutospacing="0"/>
        <w:textAlignment w:val="baseline"/>
        <w:rPr>
          <w:rStyle w:val="eop"/>
          <w:rFonts w:ascii="Calibri" w:hAnsi="Calibri" w:cs="Calibri"/>
          <w:sz w:val="56"/>
          <w:szCs w:val="56"/>
        </w:rPr>
      </w:pPr>
    </w:p>
    <w:p w14:paraId="50607A37" w14:textId="77777777" w:rsidR="002E0D8E" w:rsidRDefault="002E0D8E" w:rsidP="00B04023">
      <w:pPr>
        <w:pStyle w:val="paragraph"/>
        <w:spacing w:before="0" w:beforeAutospacing="0" w:after="0" w:afterAutospacing="0"/>
        <w:textAlignment w:val="baseline"/>
        <w:rPr>
          <w:rFonts w:ascii="Segoe UI" w:hAnsi="Segoe UI" w:cs="Segoe UI"/>
          <w:sz w:val="18"/>
          <w:szCs w:val="18"/>
        </w:rPr>
      </w:pPr>
    </w:p>
    <w:p w14:paraId="09B763D1" w14:textId="77777777" w:rsidR="001B2BF6" w:rsidRDefault="001B2BF6">
      <w:pPr>
        <w:rPr>
          <w:rStyle w:val="normaltextrun"/>
          <w:rFonts w:ascii="Calibri" w:eastAsia="Times New Roman" w:hAnsi="Calibri" w:cs="Calibri"/>
          <w:sz w:val="48"/>
          <w:szCs w:val="48"/>
          <w:lang w:eastAsia="fr-FR"/>
        </w:rPr>
      </w:pPr>
      <w:r>
        <w:rPr>
          <w:rStyle w:val="normaltextrun"/>
          <w:rFonts w:ascii="Calibri" w:hAnsi="Calibri" w:cs="Calibri"/>
          <w:sz w:val="48"/>
          <w:szCs w:val="48"/>
        </w:rPr>
        <w:br w:type="page"/>
      </w:r>
    </w:p>
    <w:p w14:paraId="74F77368" w14:textId="1A06960E" w:rsidR="00B04023" w:rsidRDefault="00B04023">
      <w:pPr>
        <w:pStyle w:val="Titre1"/>
        <w:pPrChange w:id="205" w:author="AZAIEZ Ikbel" w:date="2022-12-10T14:54:00Z">
          <w:pPr>
            <w:pStyle w:val="paragraph"/>
            <w:spacing w:before="0" w:beforeAutospacing="0" w:after="0" w:afterAutospacing="0"/>
            <w:ind w:left="1080"/>
            <w:textAlignment w:val="baseline"/>
          </w:pPr>
        </w:pPrChange>
      </w:pPr>
      <w:bookmarkStart w:id="206" w:name="_Toc121578230"/>
      <w:r>
        <w:rPr>
          <w:rStyle w:val="normaltextrun"/>
          <w:rFonts w:ascii="Calibri" w:hAnsi="Calibri" w:cs="Calibri"/>
          <w:sz w:val="48"/>
          <w:szCs w:val="48"/>
        </w:rPr>
        <w:lastRenderedPageBreak/>
        <w:t>Chapitre1 : Cadre général du projet</w:t>
      </w:r>
      <w:bookmarkEnd w:id="206"/>
      <w:r>
        <w:rPr>
          <w:rStyle w:val="eop"/>
          <w:rFonts w:ascii="Calibri" w:hAnsi="Calibri" w:cs="Calibri"/>
          <w:sz w:val="48"/>
          <w:szCs w:val="48"/>
        </w:rPr>
        <w:t> </w:t>
      </w:r>
    </w:p>
    <w:p w14:paraId="54135541"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48"/>
          <w:szCs w:val="48"/>
        </w:rPr>
        <w:t> </w:t>
      </w:r>
    </w:p>
    <w:p w14:paraId="04BA92AE" w14:textId="0B06E92B" w:rsidR="00B04023" w:rsidRPr="00E102A5" w:rsidRDefault="00B04023">
      <w:pPr>
        <w:pStyle w:val="Titre1"/>
        <w:numPr>
          <w:ilvl w:val="0"/>
          <w:numId w:val="30"/>
        </w:numPr>
        <w:spacing w:line="360" w:lineRule="auto"/>
        <w:rPr>
          <w:rFonts w:asciiTheme="majorBidi" w:hAnsiTheme="majorBidi"/>
          <w:sz w:val="28"/>
          <w:szCs w:val="28"/>
          <w:rPrChange w:id="207" w:author="AZAIEZ Ikbel" w:date="2022-12-10T14:57:00Z">
            <w:rPr/>
          </w:rPrChange>
        </w:rPr>
        <w:pPrChange w:id="208" w:author="AZAIEZ Ikbel" w:date="2022-12-10T14:55:00Z">
          <w:pPr>
            <w:pStyle w:val="paragraph"/>
            <w:spacing w:before="0" w:beforeAutospacing="0" w:after="0" w:afterAutospacing="0"/>
            <w:textAlignment w:val="baseline"/>
          </w:pPr>
        </w:pPrChange>
      </w:pPr>
      <w:bookmarkStart w:id="209" w:name="_Toc121578231"/>
      <w:r w:rsidRPr="00E102A5">
        <w:rPr>
          <w:rStyle w:val="normaltextrun"/>
          <w:rFonts w:asciiTheme="majorBidi" w:hAnsiTheme="majorBidi"/>
          <w:color w:val="00B0F0"/>
          <w:sz w:val="36"/>
          <w:szCs w:val="36"/>
          <w:rPrChange w:id="210" w:author="AZAIEZ Ikbel" w:date="2022-12-10T14:57:00Z">
            <w:rPr>
              <w:rStyle w:val="normaltextrun"/>
              <w:rFonts w:ascii="Calibri" w:hAnsi="Calibri" w:cs="Calibri"/>
              <w:color w:val="00B0F0"/>
              <w:sz w:val="40"/>
              <w:szCs w:val="40"/>
            </w:rPr>
          </w:rPrChange>
        </w:rPr>
        <w:t>Introduction</w:t>
      </w:r>
      <w:bookmarkEnd w:id="209"/>
      <w:r w:rsidRPr="00E102A5">
        <w:rPr>
          <w:rStyle w:val="eop"/>
          <w:rFonts w:asciiTheme="majorBidi" w:hAnsiTheme="majorBidi"/>
          <w:color w:val="00B0F0"/>
          <w:sz w:val="36"/>
          <w:szCs w:val="36"/>
          <w:rPrChange w:id="211" w:author="AZAIEZ Ikbel" w:date="2022-12-10T14:57:00Z">
            <w:rPr>
              <w:rStyle w:val="eop"/>
              <w:rFonts w:ascii="Calibri" w:hAnsi="Calibri" w:cs="Calibri"/>
              <w:color w:val="00B0F0"/>
              <w:sz w:val="40"/>
              <w:szCs w:val="40"/>
            </w:rPr>
          </w:rPrChange>
        </w:rPr>
        <w:t> </w:t>
      </w:r>
    </w:p>
    <w:p w14:paraId="0499DE8D" w14:textId="0530EB40" w:rsidR="00B04023" w:rsidRPr="00E102A5" w:rsidRDefault="00B04023">
      <w:pPr>
        <w:pStyle w:val="paragraph"/>
        <w:spacing w:before="0" w:beforeAutospacing="0" w:after="0" w:afterAutospacing="0" w:line="360" w:lineRule="auto"/>
        <w:jc w:val="both"/>
        <w:textAlignment w:val="baseline"/>
        <w:rPr>
          <w:rFonts w:ascii="Segoe UI" w:hAnsi="Segoe UI" w:cs="Segoe UI"/>
          <w:sz w:val="16"/>
          <w:szCs w:val="16"/>
          <w:rPrChange w:id="212" w:author="AZAIEZ Ikbel" w:date="2022-12-10T14:54:00Z">
            <w:rPr>
              <w:rFonts w:ascii="Segoe UI" w:hAnsi="Segoe UI" w:cs="Segoe UI"/>
              <w:sz w:val="18"/>
              <w:szCs w:val="18"/>
            </w:rPr>
          </w:rPrChange>
        </w:rPr>
        <w:pPrChange w:id="213" w:author="AZAIEZ Ikbel" w:date="2022-12-10T14:55:00Z">
          <w:pPr>
            <w:pStyle w:val="paragraph"/>
            <w:spacing w:before="0" w:beforeAutospacing="0" w:after="0" w:afterAutospacing="0"/>
            <w:textAlignment w:val="baseline"/>
          </w:pPr>
        </w:pPrChange>
      </w:pPr>
      <w:r w:rsidRPr="00E102A5">
        <w:rPr>
          <w:rStyle w:val="normaltextrun"/>
          <w:rFonts w:ascii="Calibri" w:hAnsi="Calibri" w:cs="Calibri"/>
          <w:sz w:val="28"/>
          <w:szCs w:val="28"/>
          <w:rPrChange w:id="214" w:author="AZAIEZ Ikbel" w:date="2022-12-10T14:54:00Z">
            <w:rPr>
              <w:rStyle w:val="normaltextrun"/>
              <w:rFonts w:ascii="Calibri" w:hAnsi="Calibri" w:cs="Calibri"/>
              <w:sz w:val="32"/>
              <w:szCs w:val="32"/>
            </w:rPr>
          </w:rPrChange>
        </w:rPr>
        <w:t xml:space="preserve">Ce chapitre va </w:t>
      </w:r>
      <w:del w:id="215" w:author="AZAIEZ Ikbel" w:date="2022-12-10T14:55:00Z">
        <w:r w:rsidRPr="00E102A5" w:rsidDel="00E102A5">
          <w:rPr>
            <w:rStyle w:val="normaltextrun"/>
            <w:rFonts w:ascii="Calibri" w:hAnsi="Calibri" w:cs="Calibri"/>
            <w:sz w:val="28"/>
            <w:szCs w:val="28"/>
            <w:rPrChange w:id="216" w:author="AZAIEZ Ikbel" w:date="2022-12-10T14:54:00Z">
              <w:rPr>
                <w:rStyle w:val="normaltextrun"/>
                <w:rFonts w:ascii="Calibri" w:hAnsi="Calibri" w:cs="Calibri"/>
                <w:sz w:val="32"/>
                <w:szCs w:val="32"/>
              </w:rPr>
            </w:rPrChange>
          </w:rPr>
          <w:delText xml:space="preserve">inclure </w:delText>
        </w:r>
      </w:del>
      <w:ins w:id="217" w:author="AZAIEZ Ikbel" w:date="2022-12-10T14:55:00Z">
        <w:r w:rsidR="00E102A5">
          <w:rPr>
            <w:rStyle w:val="normaltextrun"/>
            <w:rFonts w:ascii="Calibri" w:hAnsi="Calibri" w:cs="Calibri"/>
            <w:sz w:val="28"/>
            <w:szCs w:val="28"/>
          </w:rPr>
          <w:t>introduire</w:t>
        </w:r>
        <w:r w:rsidR="00E102A5" w:rsidRPr="00E102A5">
          <w:rPr>
            <w:rStyle w:val="normaltextrun"/>
            <w:rFonts w:ascii="Calibri" w:hAnsi="Calibri" w:cs="Calibri"/>
            <w:sz w:val="28"/>
            <w:szCs w:val="28"/>
            <w:rPrChange w:id="218" w:author="AZAIEZ Ikbel" w:date="2022-12-10T14:54:00Z">
              <w:rPr>
                <w:rStyle w:val="normaltextrun"/>
                <w:rFonts w:ascii="Calibri" w:hAnsi="Calibri" w:cs="Calibri"/>
                <w:sz w:val="32"/>
                <w:szCs w:val="32"/>
              </w:rPr>
            </w:rPrChange>
          </w:rPr>
          <w:t xml:space="preserve"> </w:t>
        </w:r>
      </w:ins>
      <w:del w:id="219" w:author="AZAIEZ Ikbel" w:date="2022-12-10T14:55:00Z">
        <w:r w:rsidRPr="00E102A5" w:rsidDel="00E102A5">
          <w:rPr>
            <w:rStyle w:val="normaltextrun"/>
            <w:rFonts w:ascii="Calibri" w:hAnsi="Calibri" w:cs="Calibri"/>
            <w:sz w:val="28"/>
            <w:szCs w:val="28"/>
            <w:rPrChange w:id="220" w:author="AZAIEZ Ikbel" w:date="2022-12-10T14:54:00Z">
              <w:rPr>
                <w:rStyle w:val="normaltextrun"/>
                <w:rFonts w:ascii="Calibri" w:hAnsi="Calibri" w:cs="Calibri"/>
                <w:sz w:val="32"/>
                <w:szCs w:val="32"/>
              </w:rPr>
            </w:rPrChange>
          </w:rPr>
          <w:delText>une présentation</w:delText>
        </w:r>
      </w:del>
      <w:ins w:id="221" w:author="AZAIEZ Ikbel" w:date="2022-12-10T14:55:00Z">
        <w:r w:rsidR="00E102A5">
          <w:rPr>
            <w:rStyle w:val="normaltextrun"/>
            <w:rFonts w:ascii="Calibri" w:hAnsi="Calibri" w:cs="Calibri"/>
            <w:sz w:val="28"/>
            <w:szCs w:val="28"/>
          </w:rPr>
          <w:t>le contexte général</w:t>
        </w:r>
      </w:ins>
      <w:r w:rsidRPr="00E102A5">
        <w:rPr>
          <w:rStyle w:val="normaltextrun"/>
          <w:rFonts w:ascii="Calibri" w:hAnsi="Calibri" w:cs="Calibri"/>
          <w:sz w:val="28"/>
          <w:szCs w:val="28"/>
          <w:rPrChange w:id="222" w:author="AZAIEZ Ikbel" w:date="2022-12-10T14:54:00Z">
            <w:rPr>
              <w:rStyle w:val="normaltextrun"/>
              <w:rFonts w:ascii="Calibri" w:hAnsi="Calibri" w:cs="Calibri"/>
              <w:sz w:val="32"/>
              <w:szCs w:val="32"/>
            </w:rPr>
          </w:rPrChange>
        </w:rPr>
        <w:t xml:space="preserve"> du projet ; définition des mots clés du projet l’outil de travail et le but à atteindre.</w:t>
      </w:r>
      <w:r w:rsidRPr="00E102A5">
        <w:rPr>
          <w:rStyle w:val="eop"/>
          <w:rFonts w:ascii="Calibri" w:hAnsi="Calibri" w:cs="Calibri"/>
          <w:sz w:val="28"/>
          <w:szCs w:val="28"/>
          <w:rPrChange w:id="223" w:author="AZAIEZ Ikbel" w:date="2022-12-10T14:54:00Z">
            <w:rPr>
              <w:rStyle w:val="eop"/>
              <w:rFonts w:ascii="Calibri" w:hAnsi="Calibri" w:cs="Calibri"/>
              <w:sz w:val="32"/>
              <w:szCs w:val="32"/>
            </w:rPr>
          </w:rPrChange>
        </w:rPr>
        <w:t> </w:t>
      </w:r>
    </w:p>
    <w:p w14:paraId="1DFB89B0" w14:textId="20A377A2" w:rsidR="00B04023" w:rsidRPr="00E102A5" w:rsidRDefault="00B04023">
      <w:pPr>
        <w:pStyle w:val="paragraph"/>
        <w:numPr>
          <w:ilvl w:val="0"/>
          <w:numId w:val="30"/>
        </w:numPr>
        <w:spacing w:before="0" w:beforeAutospacing="0" w:after="0" w:afterAutospacing="0" w:line="360" w:lineRule="auto"/>
        <w:textAlignment w:val="baseline"/>
        <w:rPr>
          <w:rFonts w:asciiTheme="majorBidi" w:hAnsiTheme="majorBidi" w:cstheme="majorBidi"/>
          <w:sz w:val="36"/>
          <w:szCs w:val="36"/>
          <w:rPrChange w:id="224" w:author="AZAIEZ Ikbel" w:date="2022-12-10T14:57:00Z">
            <w:rPr>
              <w:rFonts w:ascii="Calibri" w:hAnsi="Calibri" w:cs="Calibri"/>
              <w:sz w:val="36"/>
              <w:szCs w:val="36"/>
            </w:rPr>
          </w:rPrChange>
        </w:rPr>
        <w:pPrChange w:id="225" w:author="AZAIEZ Ikbel" w:date="2022-12-10T14:59:00Z">
          <w:pPr>
            <w:pStyle w:val="paragraph"/>
            <w:spacing w:before="0" w:beforeAutospacing="0" w:after="0" w:afterAutospacing="0"/>
            <w:textAlignment w:val="baseline"/>
          </w:pPr>
        </w:pPrChange>
      </w:pPr>
      <w:bookmarkStart w:id="226" w:name="_Toc121578232"/>
      <w:r w:rsidRPr="00E102A5">
        <w:rPr>
          <w:rStyle w:val="Titre1Car"/>
          <w:rFonts w:asciiTheme="majorBidi" w:hAnsiTheme="majorBidi"/>
          <w:sz w:val="36"/>
          <w:szCs w:val="36"/>
          <w:rPrChange w:id="227" w:author="AZAIEZ Ikbel" w:date="2022-12-10T14:57:00Z">
            <w:rPr>
              <w:rStyle w:val="normaltextrun"/>
              <w:rFonts w:ascii="Calibri" w:hAnsi="Calibri" w:cs="Calibri"/>
              <w:color w:val="00B0F0"/>
              <w:sz w:val="40"/>
              <w:szCs w:val="40"/>
            </w:rPr>
          </w:rPrChange>
        </w:rPr>
        <w:t xml:space="preserve">C'est quoi </w:t>
      </w:r>
      <w:ins w:id="228" w:author="AZAIEZ Ikbel" w:date="2022-12-10T14:57:00Z">
        <w:r w:rsidR="007B695F">
          <w:rPr>
            <w:rStyle w:val="Titre1Car"/>
            <w:rFonts w:asciiTheme="majorBidi" w:hAnsiTheme="majorBidi"/>
            <w:sz w:val="36"/>
            <w:szCs w:val="36"/>
          </w:rPr>
          <w:t xml:space="preserve">la </w:t>
        </w:r>
      </w:ins>
      <w:r w:rsidRPr="00E102A5">
        <w:rPr>
          <w:rStyle w:val="Titre1Car"/>
          <w:rFonts w:asciiTheme="majorBidi" w:hAnsiTheme="majorBidi"/>
          <w:sz w:val="36"/>
          <w:szCs w:val="36"/>
          <w:rPrChange w:id="229" w:author="AZAIEZ Ikbel" w:date="2022-12-10T14:57:00Z">
            <w:rPr>
              <w:rStyle w:val="normaltextrun"/>
              <w:rFonts w:ascii="Calibri" w:hAnsi="Calibri" w:cs="Calibri"/>
              <w:color w:val="00B0F0"/>
              <w:sz w:val="40"/>
              <w:szCs w:val="40"/>
            </w:rPr>
          </w:rPrChange>
        </w:rPr>
        <w:t>conception d’une charte graphique</w:t>
      </w:r>
      <w:bookmarkEnd w:id="226"/>
      <w:del w:id="230" w:author="AZAIEZ Ikbel" w:date="2022-12-10T14:57:00Z">
        <w:r w:rsidRPr="00E102A5" w:rsidDel="007B695F">
          <w:rPr>
            <w:rStyle w:val="normaltextrun"/>
            <w:rFonts w:asciiTheme="majorBidi" w:hAnsiTheme="majorBidi" w:cstheme="majorBidi"/>
            <w:color w:val="00B0F0"/>
            <w:sz w:val="36"/>
            <w:szCs w:val="36"/>
            <w:rPrChange w:id="231" w:author="AZAIEZ Ikbel" w:date="2022-12-10T14:57:00Z">
              <w:rPr>
                <w:rStyle w:val="normaltextrun"/>
                <w:rFonts w:ascii="Calibri" w:hAnsi="Calibri" w:cs="Calibri"/>
                <w:color w:val="00B0F0"/>
                <w:sz w:val="40"/>
                <w:szCs w:val="40"/>
              </w:rPr>
            </w:rPrChange>
          </w:rPr>
          <w:delText xml:space="preserve"> </w:delText>
        </w:r>
      </w:del>
      <w:ins w:id="232" w:author="AZAIEZ Ikbel" w:date="2022-12-10T14:57:00Z">
        <w:r w:rsidR="007B695F">
          <w:rPr>
            <w:rStyle w:val="normaltextrun"/>
            <w:rFonts w:asciiTheme="majorBidi" w:hAnsiTheme="majorBidi" w:cstheme="majorBidi"/>
            <w:color w:val="00B0F0"/>
            <w:sz w:val="36"/>
            <w:szCs w:val="36"/>
          </w:rPr>
          <w:t> ?</w:t>
        </w:r>
      </w:ins>
      <w:del w:id="233" w:author="AZAIEZ Ikbel" w:date="2022-12-10T14:56:00Z">
        <w:r w:rsidRPr="00E102A5" w:rsidDel="00E102A5">
          <w:rPr>
            <w:rStyle w:val="normaltextrun"/>
            <w:rFonts w:ascii="Apple Color Emoji" w:hAnsi="Apple Color Emoji" w:cs="Apple Color Emoji"/>
            <w:color w:val="00B0F0"/>
            <w:sz w:val="36"/>
            <w:szCs w:val="36"/>
            <w:rPrChange w:id="234" w:author="AZAIEZ Ikbel" w:date="2022-12-10T14:57:00Z">
              <w:rPr>
                <w:rStyle w:val="normaltextrun"/>
                <w:rFonts w:ascii="Segoe UI Emoji" w:hAnsi="Segoe UI Emoji" w:cs="Calibri"/>
                <w:color w:val="00B0F0"/>
                <w:sz w:val="36"/>
                <w:szCs w:val="36"/>
              </w:rPr>
            </w:rPrChange>
          </w:rPr>
          <w:delText>🤔</w:delText>
        </w:r>
        <w:r w:rsidRPr="00E102A5" w:rsidDel="00E102A5">
          <w:rPr>
            <w:rStyle w:val="normaltextrun"/>
            <w:rFonts w:asciiTheme="majorBidi" w:hAnsiTheme="majorBidi" w:cstheme="majorBidi"/>
            <w:color w:val="00B0F0"/>
            <w:sz w:val="36"/>
            <w:szCs w:val="36"/>
            <w:rPrChange w:id="235" w:author="AZAIEZ Ikbel" w:date="2022-12-10T14:57:00Z">
              <w:rPr>
                <w:rStyle w:val="normaltextrun"/>
                <w:rFonts w:ascii="Segoe UI Emoji" w:hAnsi="Segoe UI Emoji" w:cs="Calibri"/>
                <w:color w:val="00B0F0"/>
                <w:sz w:val="36"/>
                <w:szCs w:val="36"/>
              </w:rPr>
            </w:rPrChange>
          </w:rPr>
          <w:delText xml:space="preserve"> !</w:delText>
        </w:r>
        <w:r w:rsidRPr="00E102A5" w:rsidDel="00E102A5">
          <w:rPr>
            <w:rStyle w:val="eop"/>
            <w:rFonts w:asciiTheme="majorBidi" w:hAnsiTheme="majorBidi" w:cstheme="majorBidi"/>
            <w:color w:val="00B0F0"/>
            <w:sz w:val="36"/>
            <w:szCs w:val="36"/>
            <w:rPrChange w:id="236" w:author="AZAIEZ Ikbel" w:date="2022-12-10T14:57:00Z">
              <w:rPr>
                <w:rStyle w:val="eop"/>
                <w:rFonts w:ascii="Segoe UI Emoji" w:hAnsi="Segoe UI Emoji" w:cs="Calibri"/>
                <w:color w:val="00B0F0"/>
                <w:sz w:val="36"/>
                <w:szCs w:val="36"/>
              </w:rPr>
            </w:rPrChange>
          </w:rPr>
          <w:delText> </w:delText>
        </w:r>
      </w:del>
    </w:p>
    <w:p w14:paraId="55DDDCD5" w14:textId="77777777" w:rsidR="00B04023" w:rsidRPr="00E102A5"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237" w:author="AZAIEZ Ikbel" w:date="2022-12-10T14:56:00Z">
            <w:rPr>
              <w:rFonts w:ascii="Segoe UI" w:hAnsi="Segoe UI" w:cs="Segoe UI"/>
              <w:sz w:val="18"/>
              <w:szCs w:val="18"/>
            </w:rPr>
          </w:rPrChange>
        </w:rPr>
        <w:pPrChange w:id="238" w:author="AZAIEZ Ikbel" w:date="2022-12-10T14:56:00Z">
          <w:pPr>
            <w:pStyle w:val="paragraph"/>
            <w:spacing w:before="0" w:beforeAutospacing="0" w:after="0" w:afterAutospacing="0"/>
            <w:textAlignment w:val="baseline"/>
          </w:pPr>
        </w:pPrChange>
      </w:pPr>
      <w:r w:rsidRPr="00E102A5">
        <w:rPr>
          <w:rStyle w:val="normaltextrun"/>
          <w:rFonts w:ascii="Calibri" w:hAnsi="Calibri" w:cs="Calibri"/>
          <w:sz w:val="28"/>
          <w:szCs w:val="28"/>
          <w:rPrChange w:id="239" w:author="AZAIEZ Ikbel" w:date="2022-12-10T14:56:00Z">
            <w:rPr>
              <w:rStyle w:val="normaltextrun"/>
              <w:rFonts w:ascii="Segoe UI Emoji" w:hAnsi="Segoe UI Emoji" w:cs="Segoe UI"/>
              <w:sz w:val="32"/>
              <w:szCs w:val="32"/>
            </w:rPr>
          </w:rPrChange>
        </w:rPr>
        <w:t>Vous n'inquiétez pas nous avons la réponse</w:t>
      </w:r>
      <w:r w:rsidRPr="00E102A5">
        <w:rPr>
          <w:rStyle w:val="normaltextrun"/>
          <w:rFonts w:ascii="Apple Color Emoji" w:hAnsi="Apple Color Emoji" w:cs="Apple Color Emoji"/>
          <w:sz w:val="28"/>
          <w:szCs w:val="28"/>
          <w:rPrChange w:id="240" w:author="AZAIEZ Ikbel" w:date="2022-12-10T14:56:00Z">
            <w:rPr>
              <w:rStyle w:val="normaltextrun"/>
              <w:rFonts w:ascii="Segoe UI Emoji" w:hAnsi="Segoe UI Emoji" w:cs="Segoe UI"/>
              <w:sz w:val="32"/>
              <w:szCs w:val="32"/>
            </w:rPr>
          </w:rPrChange>
        </w:rPr>
        <w:t>🤓💡</w:t>
      </w:r>
      <w:r w:rsidRPr="00E102A5">
        <w:rPr>
          <w:rStyle w:val="normaltextrun"/>
          <w:rFonts w:ascii="Calibri" w:hAnsi="Calibri" w:cs="Calibri"/>
          <w:sz w:val="28"/>
          <w:szCs w:val="28"/>
          <w:rPrChange w:id="241" w:author="AZAIEZ Ikbel" w:date="2022-12-10T14:56:00Z">
            <w:rPr>
              <w:rStyle w:val="eop"/>
              <w:rFonts w:ascii="Segoe UI Emoji" w:hAnsi="Segoe UI Emoji" w:cs="Segoe UI"/>
              <w:sz w:val="32"/>
              <w:szCs w:val="32"/>
            </w:rPr>
          </w:rPrChange>
        </w:rPr>
        <w:t> </w:t>
      </w:r>
    </w:p>
    <w:p w14:paraId="3B6DC48D" w14:textId="18D3F6DC" w:rsidR="00B04023" w:rsidRPr="00E102A5"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242" w:author="AZAIEZ Ikbel" w:date="2022-12-10T14:56:00Z">
            <w:rPr>
              <w:rFonts w:ascii="Segoe UI" w:hAnsi="Segoe UI" w:cs="Segoe UI"/>
              <w:sz w:val="18"/>
              <w:szCs w:val="18"/>
            </w:rPr>
          </w:rPrChange>
        </w:rPr>
        <w:pPrChange w:id="243" w:author="AZAIEZ Ikbel" w:date="2022-12-10T14:56:00Z">
          <w:pPr>
            <w:pStyle w:val="paragraph"/>
            <w:spacing w:before="0" w:beforeAutospacing="0" w:after="0" w:afterAutospacing="0"/>
            <w:textAlignment w:val="baseline"/>
          </w:pPr>
        </w:pPrChange>
      </w:pPr>
      <w:r w:rsidRPr="00E102A5">
        <w:rPr>
          <w:rStyle w:val="normaltextrun"/>
          <w:rFonts w:ascii="Calibri" w:hAnsi="Calibri" w:cs="Calibri"/>
          <w:sz w:val="28"/>
          <w:szCs w:val="28"/>
          <w:rPrChange w:id="244" w:author="AZAIEZ Ikbel" w:date="2022-12-10T14:56:00Z">
            <w:rPr>
              <w:rStyle w:val="normaltextrun"/>
              <w:rFonts w:ascii="Segoe UI Emoji" w:hAnsi="Segoe UI Emoji" w:cs="Segoe UI"/>
              <w:sz w:val="32"/>
              <w:szCs w:val="32"/>
            </w:rPr>
          </w:rPrChange>
        </w:rPr>
        <w:t>Une charte graphique est l’identité visuelle d’un projet bien défini, dans ce cas c’est la charte d</w:t>
      </w:r>
      <w:ins w:id="245" w:author="AZAIEZ Ikbel" w:date="2022-12-10T14:57:00Z">
        <w:r w:rsidR="007B695F">
          <w:rPr>
            <w:rStyle w:val="normaltextrun"/>
            <w:rFonts w:ascii="Calibri" w:hAnsi="Calibri" w:cs="Calibri"/>
            <w:sz w:val="28"/>
            <w:szCs w:val="28"/>
          </w:rPr>
          <w:t>u</w:t>
        </w:r>
      </w:ins>
      <w:ins w:id="246" w:author="AZAIEZ Ikbel" w:date="2022-12-10T14:58:00Z">
        <w:r w:rsidR="007B695F">
          <w:rPr>
            <w:rStyle w:val="normaltextrun"/>
            <w:rFonts w:ascii="Calibri" w:hAnsi="Calibri" w:cs="Calibri"/>
            <w:sz w:val="28"/>
            <w:szCs w:val="28"/>
          </w:rPr>
          <w:t xml:space="preserve"> site web du </w:t>
        </w:r>
      </w:ins>
      <w:del w:id="247" w:author="AZAIEZ Ikbel" w:date="2022-12-10T14:57:00Z">
        <w:r w:rsidRPr="00E102A5" w:rsidDel="007B695F">
          <w:rPr>
            <w:rStyle w:val="normaltextrun"/>
            <w:rFonts w:ascii="Calibri" w:hAnsi="Calibri" w:cs="Calibri"/>
            <w:sz w:val="28"/>
            <w:szCs w:val="28"/>
            <w:rPrChange w:id="248" w:author="AZAIEZ Ikbel" w:date="2022-12-10T14:56:00Z">
              <w:rPr>
                <w:rStyle w:val="normaltextrun"/>
                <w:rFonts w:ascii="Segoe UI Emoji" w:hAnsi="Segoe UI Emoji" w:cs="Segoe UI"/>
                <w:sz w:val="32"/>
                <w:szCs w:val="32"/>
              </w:rPr>
            </w:rPrChange>
          </w:rPr>
          <w:delText xml:space="preserve">e notre </w:delText>
        </w:r>
      </w:del>
      <w:r w:rsidRPr="00E102A5">
        <w:rPr>
          <w:rStyle w:val="normaltextrun"/>
          <w:rFonts w:ascii="Calibri" w:hAnsi="Calibri" w:cs="Calibri"/>
          <w:sz w:val="28"/>
          <w:szCs w:val="28"/>
          <w:rPrChange w:id="249" w:author="AZAIEZ Ikbel" w:date="2022-12-10T14:56:00Z">
            <w:rPr>
              <w:rStyle w:val="normaltextrun"/>
              <w:rFonts w:ascii="Segoe UI Emoji" w:hAnsi="Segoe UI Emoji" w:cs="Segoe UI"/>
              <w:sz w:val="32"/>
              <w:szCs w:val="32"/>
            </w:rPr>
          </w:rPrChange>
        </w:rPr>
        <w:t xml:space="preserve">département GCR, donc elle va contenir les pages principales, les informations de base de notre site, la typographie (la police avec laquelle qu’on va écrire les textes), les </w:t>
      </w:r>
      <w:r w:rsidR="009F5DDB" w:rsidRPr="00E102A5">
        <w:rPr>
          <w:rStyle w:val="normaltextrun"/>
          <w:rFonts w:ascii="Calibri" w:hAnsi="Calibri" w:cs="Calibri"/>
          <w:sz w:val="28"/>
          <w:szCs w:val="28"/>
          <w:rPrChange w:id="250" w:author="AZAIEZ Ikbel" w:date="2022-12-10T14:56:00Z">
            <w:rPr>
              <w:rStyle w:val="normaltextrun"/>
              <w:rFonts w:ascii="Segoe UI Emoji" w:hAnsi="Segoe UI Emoji" w:cs="Segoe UI"/>
              <w:sz w:val="32"/>
              <w:szCs w:val="32"/>
            </w:rPr>
          </w:rPrChange>
        </w:rPr>
        <w:t>couleurs,</w:t>
      </w:r>
      <w:ins w:id="251" w:author="AZAIEZ Ikbel" w:date="2022-12-10T14:58:00Z">
        <w:r w:rsidR="007B695F">
          <w:rPr>
            <w:rStyle w:val="normaltextrun"/>
            <w:rFonts w:ascii="Calibri" w:hAnsi="Calibri" w:cs="Calibri"/>
            <w:sz w:val="28"/>
            <w:szCs w:val="28"/>
          </w:rPr>
          <w:t xml:space="preserve"> </w:t>
        </w:r>
      </w:ins>
      <w:r w:rsidRPr="00E102A5">
        <w:rPr>
          <w:rStyle w:val="normaltextrun"/>
          <w:rFonts w:ascii="Calibri" w:hAnsi="Calibri" w:cs="Calibri"/>
          <w:sz w:val="28"/>
          <w:szCs w:val="28"/>
          <w:rPrChange w:id="252" w:author="AZAIEZ Ikbel" w:date="2022-12-10T14:56:00Z">
            <w:rPr>
              <w:rStyle w:val="normaltextrun"/>
              <w:rFonts w:ascii="Segoe UI Emoji" w:hAnsi="Segoe UI Emoji" w:cs="Segoe UI"/>
              <w:sz w:val="32"/>
              <w:szCs w:val="32"/>
            </w:rPr>
          </w:rPrChange>
        </w:rPr>
        <w:t>etc.</w:t>
      </w:r>
      <w:del w:id="253" w:author="AZAIEZ Ikbel" w:date="2022-12-10T14:58:00Z">
        <w:r w:rsidRPr="00E102A5" w:rsidDel="007B695F">
          <w:rPr>
            <w:rStyle w:val="normaltextrun"/>
            <w:rFonts w:ascii="Calibri" w:hAnsi="Calibri" w:cs="Calibri"/>
            <w:sz w:val="28"/>
            <w:szCs w:val="28"/>
            <w:rPrChange w:id="254" w:author="AZAIEZ Ikbel" w:date="2022-12-10T14:56:00Z">
              <w:rPr>
                <w:rStyle w:val="normaltextrun"/>
                <w:rFonts w:ascii="Segoe UI Emoji" w:hAnsi="Segoe UI Emoji" w:cs="Segoe UI"/>
                <w:sz w:val="32"/>
                <w:szCs w:val="32"/>
              </w:rPr>
            </w:rPrChange>
          </w:rPr>
          <w:delText>.</w:delText>
        </w:r>
        <w:r w:rsidRPr="00E102A5" w:rsidDel="007B695F">
          <w:rPr>
            <w:rStyle w:val="normaltextrun"/>
            <w:rFonts w:ascii="Calibri" w:hAnsi="Calibri" w:cs="Calibri"/>
            <w:sz w:val="28"/>
            <w:szCs w:val="28"/>
            <w:rPrChange w:id="255" w:author="AZAIEZ Ikbel" w:date="2022-12-10T14:56:00Z">
              <w:rPr>
                <w:rStyle w:val="eop"/>
                <w:rFonts w:ascii="Segoe UI Emoji" w:hAnsi="Segoe UI Emoji" w:cs="Segoe UI"/>
                <w:sz w:val="32"/>
                <w:szCs w:val="32"/>
              </w:rPr>
            </w:rPrChange>
          </w:rPr>
          <w:delText> </w:delText>
        </w:r>
      </w:del>
    </w:p>
    <w:p w14:paraId="7D1A21A5" w14:textId="77777777" w:rsidR="00B04023" w:rsidRPr="00E102A5"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256" w:author="AZAIEZ Ikbel" w:date="2022-12-10T14:56:00Z">
            <w:rPr>
              <w:rFonts w:ascii="Segoe UI" w:hAnsi="Segoe UI" w:cs="Segoe UI"/>
              <w:sz w:val="18"/>
              <w:szCs w:val="18"/>
            </w:rPr>
          </w:rPrChange>
        </w:rPr>
        <w:pPrChange w:id="257" w:author="AZAIEZ Ikbel" w:date="2022-12-10T14:56:00Z">
          <w:pPr>
            <w:pStyle w:val="paragraph"/>
            <w:spacing w:before="0" w:beforeAutospacing="0" w:after="0" w:afterAutospacing="0"/>
            <w:textAlignment w:val="baseline"/>
          </w:pPr>
        </w:pPrChange>
      </w:pPr>
      <w:r w:rsidRPr="00E102A5">
        <w:rPr>
          <w:rStyle w:val="normaltextrun"/>
          <w:rFonts w:ascii="Calibri" w:hAnsi="Calibri" w:cs="Calibri"/>
          <w:sz w:val="28"/>
          <w:szCs w:val="28"/>
          <w:rPrChange w:id="258" w:author="AZAIEZ Ikbel" w:date="2022-12-10T14:56:00Z">
            <w:rPr>
              <w:rStyle w:val="normaltextrun"/>
              <w:rFonts w:ascii="Segoe UI Emoji" w:hAnsi="Segoe UI Emoji" w:cs="Segoe UI"/>
              <w:sz w:val="32"/>
              <w:szCs w:val="32"/>
            </w:rPr>
          </w:rPrChange>
        </w:rPr>
        <w:t>Donc il est clair que notre but est de créer une charte graphique pour notre département et pour se faire on va utiliser Figma web design.</w:t>
      </w:r>
      <w:r w:rsidRPr="00E102A5">
        <w:rPr>
          <w:rStyle w:val="normaltextrun"/>
          <w:rFonts w:ascii="Calibri" w:hAnsi="Calibri" w:cs="Calibri"/>
          <w:sz w:val="28"/>
          <w:szCs w:val="28"/>
          <w:rPrChange w:id="259" w:author="AZAIEZ Ikbel" w:date="2022-12-10T14:56:00Z">
            <w:rPr>
              <w:rStyle w:val="eop"/>
              <w:rFonts w:ascii="Segoe UI Emoji" w:hAnsi="Segoe UI Emoji" w:cs="Segoe UI"/>
              <w:sz w:val="32"/>
              <w:szCs w:val="32"/>
            </w:rPr>
          </w:rPrChange>
        </w:rPr>
        <w:t> </w:t>
      </w:r>
    </w:p>
    <w:p w14:paraId="6E89C1A2" w14:textId="7B28B811" w:rsidR="00B04023" w:rsidRPr="00B34337" w:rsidRDefault="00B04023">
      <w:pPr>
        <w:pStyle w:val="Titre1"/>
        <w:numPr>
          <w:ilvl w:val="0"/>
          <w:numId w:val="30"/>
        </w:numPr>
        <w:spacing w:line="360" w:lineRule="auto"/>
        <w:rPr>
          <w:rFonts w:asciiTheme="majorBidi" w:hAnsiTheme="majorBidi"/>
          <w:sz w:val="28"/>
          <w:szCs w:val="28"/>
          <w:rPrChange w:id="260" w:author="AZAIEZ Ikbel" w:date="2022-12-10T14:58:00Z">
            <w:rPr/>
          </w:rPrChange>
        </w:rPr>
        <w:pPrChange w:id="261" w:author="AZAIEZ Ikbel" w:date="2022-12-10T14:59:00Z">
          <w:pPr>
            <w:pStyle w:val="paragraph"/>
            <w:spacing w:before="0" w:beforeAutospacing="0" w:after="0" w:afterAutospacing="0"/>
            <w:textAlignment w:val="baseline"/>
          </w:pPr>
        </w:pPrChange>
      </w:pPr>
      <w:bookmarkStart w:id="262" w:name="_Toc121578233"/>
      <w:r w:rsidRPr="00B34337">
        <w:rPr>
          <w:rStyle w:val="normaltextrun"/>
          <w:rFonts w:asciiTheme="majorBidi" w:hAnsiTheme="majorBidi"/>
          <w:color w:val="00B0F0"/>
          <w:sz w:val="36"/>
          <w:szCs w:val="36"/>
          <w:rPrChange w:id="263" w:author="AZAIEZ Ikbel" w:date="2022-12-10T14:58:00Z">
            <w:rPr>
              <w:rStyle w:val="normaltextrun"/>
              <w:rFonts w:ascii="Segoe UI Emoji" w:hAnsi="Segoe UI Emoji" w:cs="Segoe UI"/>
              <w:color w:val="00B0F0"/>
              <w:sz w:val="40"/>
              <w:szCs w:val="40"/>
            </w:rPr>
          </w:rPrChange>
        </w:rPr>
        <w:t xml:space="preserve">À propos </w:t>
      </w:r>
      <w:ins w:id="264" w:author="AZAIEZ Ikbel" w:date="2022-12-10T14:58:00Z">
        <w:r w:rsidR="00B34337">
          <w:rPr>
            <w:rStyle w:val="normaltextrun"/>
            <w:rFonts w:asciiTheme="majorBidi" w:hAnsiTheme="majorBidi"/>
            <w:color w:val="00B0F0"/>
            <w:sz w:val="36"/>
            <w:szCs w:val="36"/>
          </w:rPr>
          <w:t xml:space="preserve">de </w:t>
        </w:r>
      </w:ins>
      <w:r w:rsidRPr="00B34337">
        <w:rPr>
          <w:rStyle w:val="normaltextrun"/>
          <w:rFonts w:asciiTheme="majorBidi" w:hAnsiTheme="majorBidi"/>
          <w:color w:val="00B0F0"/>
          <w:sz w:val="36"/>
          <w:szCs w:val="36"/>
          <w:rPrChange w:id="265" w:author="AZAIEZ Ikbel" w:date="2022-12-10T14:58:00Z">
            <w:rPr>
              <w:rStyle w:val="normaltextrun"/>
              <w:rFonts w:ascii="Segoe UI Emoji" w:hAnsi="Segoe UI Emoji" w:cs="Segoe UI"/>
              <w:color w:val="00B0F0"/>
              <w:sz w:val="40"/>
              <w:szCs w:val="40"/>
            </w:rPr>
          </w:rPrChange>
        </w:rPr>
        <w:t>Figma web design...</w:t>
      </w:r>
      <w:bookmarkEnd w:id="262"/>
      <w:r w:rsidRPr="00B34337">
        <w:rPr>
          <w:rStyle w:val="eop"/>
          <w:rFonts w:asciiTheme="majorBidi" w:hAnsiTheme="majorBidi"/>
          <w:color w:val="00B0F0"/>
          <w:sz w:val="36"/>
          <w:szCs w:val="36"/>
          <w:rPrChange w:id="266" w:author="AZAIEZ Ikbel" w:date="2022-12-10T14:58:00Z">
            <w:rPr>
              <w:rStyle w:val="eop"/>
              <w:rFonts w:ascii="Segoe UI Emoji" w:hAnsi="Segoe UI Emoji" w:cs="Segoe UI"/>
              <w:color w:val="00B0F0"/>
              <w:sz w:val="40"/>
              <w:szCs w:val="40"/>
            </w:rPr>
          </w:rPrChange>
        </w:rPr>
        <w:t> </w:t>
      </w:r>
    </w:p>
    <w:p w14:paraId="35D64615" w14:textId="77777777" w:rsidR="00B04023" w:rsidRPr="00B34337"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267" w:author="AZAIEZ Ikbel" w:date="2022-12-10T14:59:00Z">
            <w:rPr>
              <w:rFonts w:ascii="Segoe UI" w:hAnsi="Segoe UI" w:cs="Segoe UI"/>
              <w:sz w:val="18"/>
              <w:szCs w:val="18"/>
            </w:rPr>
          </w:rPrChange>
        </w:rPr>
        <w:pPrChange w:id="268" w:author="AZAIEZ Ikbel" w:date="2022-12-10T14:59:00Z">
          <w:pPr>
            <w:pStyle w:val="paragraph"/>
            <w:spacing w:before="0" w:beforeAutospacing="0" w:after="0" w:afterAutospacing="0"/>
            <w:textAlignment w:val="baseline"/>
          </w:pPr>
        </w:pPrChange>
      </w:pPr>
      <w:r w:rsidRPr="00B34337">
        <w:rPr>
          <w:rStyle w:val="normaltextrun"/>
          <w:rFonts w:ascii="Calibri" w:hAnsi="Calibri" w:cs="Calibri"/>
          <w:sz w:val="28"/>
          <w:szCs w:val="28"/>
          <w:rPrChange w:id="269" w:author="AZAIEZ Ikbel" w:date="2022-12-10T14:59:00Z">
            <w:rPr>
              <w:rStyle w:val="normaltextrun"/>
              <w:rFonts w:ascii="Segoe UI Emoji" w:hAnsi="Segoe UI Emoji" w:cs="Segoe UI"/>
              <w:sz w:val="32"/>
              <w:szCs w:val="32"/>
            </w:rPr>
          </w:rPrChange>
        </w:rPr>
        <w:t xml:space="preserve">En fait Figma est logiciel de design graphique que ce soit UI ou UX design, il existe sous forme d’un site web dont on peut travailler en ligne et sous une application disponible pour les androïdes ou les desktops avec une version gratuite, bon peu limitée mais trop utile puisqu’elle nous offre l’accès pour préparer les </w:t>
      </w:r>
      <w:r w:rsidRPr="00B34337">
        <w:rPr>
          <w:rStyle w:val="normaltextrun"/>
          <w:rFonts w:ascii="Calibri" w:hAnsi="Calibri" w:cs="Calibri"/>
          <w:sz w:val="28"/>
          <w:szCs w:val="28"/>
          <w:rPrChange w:id="270" w:author="AZAIEZ Ikbel" w:date="2022-12-10T14:59:00Z">
            <w:rPr>
              <w:rStyle w:val="normaltextrun"/>
              <w:rFonts w:ascii="Segoe UI Emoji" w:hAnsi="Segoe UI Emoji" w:cs="Segoe UI"/>
              <w:sz w:val="32"/>
              <w:szCs w:val="32"/>
              <w:u w:val="single"/>
            </w:rPr>
          </w:rPrChange>
        </w:rPr>
        <w:t>wireframes</w:t>
      </w:r>
      <w:r w:rsidRPr="00B34337">
        <w:rPr>
          <w:rStyle w:val="normaltextrun"/>
          <w:rFonts w:ascii="Calibri" w:hAnsi="Calibri" w:cs="Calibri"/>
          <w:sz w:val="28"/>
          <w:szCs w:val="28"/>
          <w:rPrChange w:id="271" w:author="AZAIEZ Ikbel" w:date="2022-12-10T14:59:00Z">
            <w:rPr>
              <w:rStyle w:val="normaltextrun"/>
              <w:rFonts w:ascii="Segoe UI Emoji" w:hAnsi="Segoe UI Emoji" w:cs="Segoe UI"/>
              <w:sz w:val="32"/>
              <w:szCs w:val="32"/>
            </w:rPr>
          </w:rPrChange>
        </w:rPr>
        <w:t>, l</w:t>
      </w:r>
      <w:r w:rsidRPr="00B34337">
        <w:rPr>
          <w:rStyle w:val="normaltextrun"/>
          <w:rFonts w:ascii="Calibri" w:hAnsi="Calibri" w:cs="Calibri"/>
          <w:sz w:val="28"/>
          <w:szCs w:val="28"/>
          <w:rPrChange w:id="272" w:author="AZAIEZ Ikbel" w:date="2022-12-10T14:59:00Z">
            <w:rPr>
              <w:rStyle w:val="normaltextrun"/>
              <w:rFonts w:ascii="Segoe UI Emoji" w:hAnsi="Segoe UI Emoji" w:cs="Segoe UI"/>
              <w:sz w:val="32"/>
              <w:szCs w:val="32"/>
              <w:u w:val="single"/>
            </w:rPr>
          </w:rPrChange>
        </w:rPr>
        <w:t>a maquette</w:t>
      </w:r>
      <w:r w:rsidRPr="00B34337">
        <w:rPr>
          <w:rStyle w:val="normaltextrun"/>
          <w:rFonts w:ascii="Calibri" w:hAnsi="Calibri" w:cs="Calibri"/>
          <w:sz w:val="28"/>
          <w:szCs w:val="28"/>
          <w:rPrChange w:id="273" w:author="AZAIEZ Ikbel" w:date="2022-12-10T14:59:00Z">
            <w:rPr>
              <w:rStyle w:val="normaltextrun"/>
              <w:rFonts w:ascii="Segoe UI Emoji" w:hAnsi="Segoe UI Emoji" w:cs="Segoe UI"/>
              <w:sz w:val="32"/>
              <w:szCs w:val="32"/>
            </w:rPr>
          </w:rPrChange>
        </w:rPr>
        <w:t xml:space="preserve"> et </w:t>
      </w:r>
      <w:r w:rsidRPr="00B34337">
        <w:rPr>
          <w:rStyle w:val="normaltextrun"/>
          <w:rFonts w:ascii="Calibri" w:hAnsi="Calibri" w:cs="Calibri"/>
          <w:sz w:val="28"/>
          <w:szCs w:val="28"/>
          <w:rPrChange w:id="274" w:author="AZAIEZ Ikbel" w:date="2022-12-10T14:59:00Z">
            <w:rPr>
              <w:rStyle w:val="normaltextrun"/>
              <w:rFonts w:ascii="Segoe UI Emoji" w:hAnsi="Segoe UI Emoji" w:cs="Segoe UI"/>
              <w:sz w:val="32"/>
              <w:szCs w:val="32"/>
              <w:u w:val="single"/>
            </w:rPr>
          </w:rPrChange>
        </w:rPr>
        <w:t>le prototype</w:t>
      </w:r>
      <w:r w:rsidRPr="00B34337">
        <w:rPr>
          <w:rStyle w:val="normaltextrun"/>
          <w:rFonts w:ascii="Calibri" w:hAnsi="Calibri" w:cs="Calibri"/>
          <w:sz w:val="28"/>
          <w:szCs w:val="28"/>
          <w:rPrChange w:id="275" w:author="AZAIEZ Ikbel" w:date="2022-12-10T14:59:00Z">
            <w:rPr>
              <w:rStyle w:val="normaltextrun"/>
              <w:rFonts w:ascii="Segoe UI Emoji" w:hAnsi="Segoe UI Emoji" w:cs="Segoe UI"/>
              <w:sz w:val="32"/>
              <w:szCs w:val="32"/>
            </w:rPr>
          </w:rPrChange>
        </w:rPr>
        <w:t>. </w:t>
      </w:r>
      <w:r w:rsidRPr="00B34337">
        <w:rPr>
          <w:rStyle w:val="normaltextrun"/>
          <w:rFonts w:ascii="Calibri" w:hAnsi="Calibri" w:cs="Calibri"/>
          <w:sz w:val="28"/>
          <w:szCs w:val="28"/>
          <w:rPrChange w:id="276" w:author="AZAIEZ Ikbel" w:date="2022-12-10T14:59:00Z">
            <w:rPr>
              <w:rStyle w:val="eop"/>
              <w:rFonts w:ascii="Segoe UI Emoji" w:hAnsi="Segoe UI Emoji" w:cs="Segoe UI"/>
              <w:sz w:val="32"/>
              <w:szCs w:val="32"/>
            </w:rPr>
          </w:rPrChange>
        </w:rPr>
        <w:t> </w:t>
      </w:r>
    </w:p>
    <w:p w14:paraId="784B728F" w14:textId="77777777" w:rsidR="00B04023" w:rsidRPr="00B34337"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277" w:author="AZAIEZ Ikbel" w:date="2022-12-10T14:59:00Z">
            <w:rPr>
              <w:rFonts w:ascii="Segoe UI" w:hAnsi="Segoe UI" w:cs="Segoe UI"/>
              <w:sz w:val="18"/>
              <w:szCs w:val="18"/>
            </w:rPr>
          </w:rPrChange>
        </w:rPr>
        <w:pPrChange w:id="278" w:author="AZAIEZ Ikbel" w:date="2022-12-10T14:59:00Z">
          <w:pPr>
            <w:pStyle w:val="paragraph"/>
            <w:spacing w:before="0" w:beforeAutospacing="0" w:after="0" w:afterAutospacing="0"/>
            <w:textAlignment w:val="baseline"/>
          </w:pPr>
        </w:pPrChange>
      </w:pPr>
      <w:r w:rsidRPr="00B34337">
        <w:rPr>
          <w:rStyle w:val="normaltextrun"/>
          <w:rFonts w:ascii="Calibri" w:hAnsi="Calibri" w:cs="Calibri"/>
          <w:sz w:val="28"/>
          <w:szCs w:val="28"/>
          <w:rPrChange w:id="279" w:author="AZAIEZ Ikbel" w:date="2022-12-10T14:59:00Z">
            <w:rPr>
              <w:rStyle w:val="eop"/>
              <w:rFonts w:ascii="Segoe UI Emoji" w:hAnsi="Segoe UI Emoji" w:cs="Segoe UI"/>
              <w:sz w:val="32"/>
              <w:szCs w:val="32"/>
            </w:rPr>
          </w:rPrChange>
        </w:rPr>
        <w:t> </w:t>
      </w:r>
    </w:p>
    <w:p w14:paraId="0176DD7A" w14:textId="2A1904CD"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lastRenderedPageBreak/>
        <w:t xml:space="preserve">              </w:t>
      </w:r>
      <w:r>
        <w:rPr>
          <w:rFonts w:asciiTheme="minorHAnsi" w:eastAsiaTheme="minorHAnsi" w:hAnsiTheme="minorHAnsi" w:cstheme="minorBidi"/>
          <w:noProof/>
          <w:sz w:val="22"/>
          <w:szCs w:val="22"/>
          <w:lang w:eastAsia="en-US"/>
        </w:rPr>
        <w:drawing>
          <wp:inline distT="0" distB="0" distL="0" distR="0" wp14:anchorId="332969A9" wp14:editId="680F32B4">
            <wp:extent cx="5760720" cy="3109595"/>
            <wp:effectExtent l="0" t="0" r="0" b="0"/>
            <wp:docPr id="14" name="Image 14" descr="Une image contenant texte, capture d’écran, intérie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intérieur, plusieurs&#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r>
        <w:rPr>
          <w:rStyle w:val="normaltextrun"/>
          <w:rFonts w:ascii="Calibri" w:hAnsi="Calibri" w:cs="Calibri"/>
          <w:sz w:val="36"/>
          <w:szCs w:val="36"/>
        </w:rPr>
        <w:t>       </w:t>
      </w:r>
      <w:r>
        <w:rPr>
          <w:rStyle w:val="eop"/>
          <w:rFonts w:ascii="Calibri" w:hAnsi="Calibri" w:cs="Calibri"/>
          <w:sz w:val="36"/>
          <w:szCs w:val="36"/>
        </w:rPr>
        <w:t> </w:t>
      </w:r>
    </w:p>
    <w:p w14:paraId="481B38CF" w14:textId="6850AA80" w:rsidR="00B04023" w:rsidRPr="00A84865" w:rsidRDefault="00A84865">
      <w:pPr>
        <w:pStyle w:val="Lgende"/>
        <w:jc w:val="center"/>
        <w:rPr>
          <w:rStyle w:val="eop"/>
          <w:rFonts w:ascii="Calibri" w:hAnsi="Calibri" w:cs="Calibri"/>
          <w:sz w:val="22"/>
          <w:szCs w:val="22"/>
          <w:rPrChange w:id="280" w:author="AZAIEZ Ikbel" w:date="2022-12-10T15:01:00Z">
            <w:rPr>
              <w:rStyle w:val="eop"/>
              <w:rFonts w:ascii="Calibri" w:hAnsi="Calibri" w:cs="Calibri"/>
              <w:sz w:val="36"/>
              <w:szCs w:val="36"/>
            </w:rPr>
          </w:rPrChange>
        </w:rPr>
        <w:pPrChange w:id="281" w:author="AZAIEZ Ikbel" w:date="2022-12-10T15:01:00Z">
          <w:pPr>
            <w:pStyle w:val="paragraph"/>
            <w:numPr>
              <w:ilvl w:val="1"/>
              <w:numId w:val="10"/>
            </w:numPr>
            <w:spacing w:before="0" w:beforeAutospacing="0" w:after="0" w:afterAutospacing="0"/>
            <w:ind w:left="1440" w:hanging="360"/>
            <w:jc w:val="center"/>
            <w:textAlignment w:val="baseline"/>
          </w:pPr>
        </w:pPrChange>
      </w:pPr>
      <w:bookmarkStart w:id="282" w:name="_Toc121578296"/>
      <w:bookmarkStart w:id="283" w:name="_Toc121578405"/>
      <w:bookmarkStart w:id="284" w:name="_Toc121578472"/>
      <w:ins w:id="285" w:author="AZAIEZ Ikbel" w:date="2022-12-10T15:00:00Z">
        <w:r w:rsidRPr="00A84865">
          <w:rPr>
            <w:sz w:val="22"/>
            <w:szCs w:val="22"/>
            <w:rPrChange w:id="286" w:author="AZAIEZ Ikbel" w:date="2022-12-10T15:01:00Z">
              <w:rPr>
                <w:i/>
                <w:iCs/>
              </w:rPr>
            </w:rPrChange>
          </w:rPr>
          <w:t xml:space="preserve">Figure </w:t>
        </w:r>
        <w:r w:rsidRPr="00A84865">
          <w:rPr>
            <w:sz w:val="22"/>
            <w:szCs w:val="22"/>
            <w:rPrChange w:id="287" w:author="AZAIEZ Ikbel" w:date="2022-12-10T15:01:00Z">
              <w:rPr>
                <w:i/>
                <w:iCs/>
              </w:rPr>
            </w:rPrChange>
          </w:rPr>
          <w:fldChar w:fldCharType="begin"/>
        </w:r>
        <w:r w:rsidRPr="00A84865">
          <w:rPr>
            <w:sz w:val="22"/>
            <w:szCs w:val="22"/>
            <w:rPrChange w:id="288" w:author="AZAIEZ Ikbel" w:date="2022-12-10T15:01:00Z">
              <w:rPr>
                <w:i/>
                <w:iCs/>
              </w:rPr>
            </w:rPrChange>
          </w:rPr>
          <w:instrText xml:space="preserve"> SEQ Figure \* ARABIC </w:instrText>
        </w:r>
      </w:ins>
      <w:r w:rsidRPr="00A84865">
        <w:rPr>
          <w:sz w:val="22"/>
          <w:szCs w:val="22"/>
          <w:rPrChange w:id="289" w:author="AZAIEZ Ikbel" w:date="2022-12-10T15:01:00Z">
            <w:rPr>
              <w:i/>
              <w:iCs/>
            </w:rPr>
          </w:rPrChange>
        </w:rPr>
        <w:fldChar w:fldCharType="separate"/>
      </w:r>
      <w:ins w:id="290" w:author="AZAIEZ Ikbel" w:date="2022-12-10T15:19:00Z">
        <w:r w:rsidR="00D708C6">
          <w:rPr>
            <w:noProof/>
            <w:sz w:val="22"/>
            <w:szCs w:val="22"/>
          </w:rPr>
          <w:t>1</w:t>
        </w:r>
      </w:ins>
      <w:ins w:id="291" w:author="AZAIEZ Ikbel" w:date="2022-12-10T15:00:00Z">
        <w:r w:rsidRPr="00A84865">
          <w:rPr>
            <w:sz w:val="22"/>
            <w:szCs w:val="22"/>
            <w:rPrChange w:id="292" w:author="AZAIEZ Ikbel" w:date="2022-12-10T15:01:00Z">
              <w:rPr>
                <w:i/>
                <w:iCs/>
              </w:rPr>
            </w:rPrChange>
          </w:rPr>
          <w:fldChar w:fldCharType="end"/>
        </w:r>
        <w:r w:rsidRPr="00A84865">
          <w:rPr>
            <w:sz w:val="22"/>
            <w:szCs w:val="22"/>
            <w:rPrChange w:id="293" w:author="AZAIEZ Ikbel" w:date="2022-12-10T15:01:00Z">
              <w:rPr>
                <w:i/>
                <w:iCs/>
              </w:rPr>
            </w:rPrChange>
          </w:rPr>
          <w:t xml:space="preserve">. </w:t>
        </w:r>
      </w:ins>
      <w:r w:rsidR="00B04023" w:rsidRPr="00A84865">
        <w:rPr>
          <w:rStyle w:val="normaltextrun"/>
          <w:rFonts w:ascii="Calibri" w:hAnsi="Calibri" w:cs="Calibri"/>
          <w:b/>
          <w:bCs/>
          <w:sz w:val="22"/>
          <w:szCs w:val="22"/>
          <w:rPrChange w:id="294" w:author="AZAIEZ Ikbel" w:date="2022-12-10T15:01:00Z">
            <w:rPr>
              <w:rStyle w:val="normaltextrun"/>
              <w:rFonts w:ascii="Calibri" w:hAnsi="Calibri" w:cs="Calibri"/>
              <w:b/>
              <w:bCs/>
              <w:i/>
              <w:iCs/>
              <w:sz w:val="36"/>
              <w:szCs w:val="36"/>
            </w:rPr>
          </w:rPrChange>
        </w:rPr>
        <w:t>Figma pour le desktop</w:t>
      </w:r>
      <w:bookmarkEnd w:id="282"/>
      <w:bookmarkEnd w:id="283"/>
      <w:bookmarkEnd w:id="284"/>
    </w:p>
    <w:p w14:paraId="0B98C1F4" w14:textId="77777777" w:rsidR="0054231F" w:rsidRDefault="0054231F" w:rsidP="0054231F">
      <w:pPr>
        <w:pStyle w:val="paragraph"/>
        <w:spacing w:before="0" w:beforeAutospacing="0" w:after="0" w:afterAutospacing="0"/>
        <w:ind w:left="1440"/>
        <w:textAlignment w:val="baseline"/>
        <w:rPr>
          <w:rFonts w:ascii="Segoe UI" w:hAnsi="Segoe UI" w:cs="Segoe UI"/>
          <w:sz w:val="18"/>
          <w:szCs w:val="18"/>
        </w:rPr>
      </w:pPr>
    </w:p>
    <w:p w14:paraId="575F2C79" w14:textId="7B29EDAC" w:rsidR="00B04023" w:rsidRDefault="00B04023" w:rsidP="00B0402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56C74C50" wp14:editId="05C53FB6">
            <wp:extent cx="5760720" cy="34353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435350"/>
                    </a:xfrm>
                    <a:prstGeom prst="rect">
                      <a:avLst/>
                    </a:prstGeom>
                    <a:noFill/>
                    <a:ln>
                      <a:noFill/>
                    </a:ln>
                  </pic:spPr>
                </pic:pic>
              </a:graphicData>
            </a:graphic>
          </wp:inline>
        </w:drawing>
      </w:r>
      <w:r>
        <w:rPr>
          <w:rStyle w:val="eop"/>
          <w:rFonts w:ascii="Calibri" w:hAnsi="Calibri" w:cs="Calibri"/>
          <w:sz w:val="36"/>
          <w:szCs w:val="36"/>
        </w:rPr>
        <w:t> </w:t>
      </w:r>
    </w:p>
    <w:p w14:paraId="793A0A00" w14:textId="79D1CC53" w:rsidR="00B04023" w:rsidRPr="00A84865" w:rsidRDefault="00A84865">
      <w:pPr>
        <w:pStyle w:val="Lgende"/>
        <w:jc w:val="center"/>
        <w:rPr>
          <w:rFonts w:ascii="Segoe UI" w:hAnsi="Segoe UI" w:cs="Segoe UI"/>
          <w:sz w:val="24"/>
          <w:szCs w:val="24"/>
          <w:rPrChange w:id="295" w:author="AZAIEZ Ikbel" w:date="2022-12-10T15:01:00Z">
            <w:rPr>
              <w:rFonts w:ascii="Segoe UI" w:hAnsi="Segoe UI" w:cs="Segoe UI"/>
              <w:sz w:val="18"/>
              <w:szCs w:val="18"/>
            </w:rPr>
          </w:rPrChange>
        </w:rPr>
        <w:pPrChange w:id="296" w:author="AZAIEZ Ikbel" w:date="2022-12-10T15:01:00Z">
          <w:pPr>
            <w:pStyle w:val="paragraph"/>
            <w:spacing w:before="0" w:beforeAutospacing="0" w:after="0" w:afterAutospacing="0"/>
            <w:jc w:val="center"/>
            <w:textAlignment w:val="baseline"/>
          </w:pPr>
        </w:pPrChange>
      </w:pPr>
      <w:ins w:id="297" w:author="AZAIEZ Ikbel" w:date="2022-12-10T15:01:00Z">
        <w:r w:rsidRPr="00A84865">
          <w:rPr>
            <w:sz w:val="24"/>
            <w:szCs w:val="24"/>
            <w:rPrChange w:id="298" w:author="AZAIEZ Ikbel" w:date="2022-12-10T15:01:00Z">
              <w:rPr>
                <w:i/>
                <w:iCs/>
              </w:rPr>
            </w:rPrChange>
          </w:rPr>
          <w:t xml:space="preserve">Figure 2. </w:t>
        </w:r>
      </w:ins>
      <w:del w:id="299" w:author="AZAIEZ Ikbel" w:date="2022-12-10T15:01:00Z">
        <w:r w:rsidR="00B04023" w:rsidRPr="00A84865" w:rsidDel="00A84865">
          <w:rPr>
            <w:rStyle w:val="normaltextrun"/>
            <w:rFonts w:ascii="Calibri" w:hAnsi="Calibri" w:cs="Calibri"/>
            <w:b/>
            <w:bCs/>
            <w:sz w:val="24"/>
            <w:szCs w:val="24"/>
            <w:rPrChange w:id="300" w:author="AZAIEZ Ikbel" w:date="2022-12-10T15:01:00Z">
              <w:rPr>
                <w:rStyle w:val="normaltextrun"/>
                <w:rFonts w:ascii="Calibri" w:hAnsi="Calibri" w:cs="Calibri"/>
                <w:b/>
                <w:bCs/>
                <w:i/>
                <w:iCs/>
                <w:sz w:val="36"/>
                <w:szCs w:val="36"/>
              </w:rPr>
            </w:rPrChange>
          </w:rPr>
          <w:delText xml:space="preserve">b. </w:delText>
        </w:r>
      </w:del>
      <w:r w:rsidR="00B04023" w:rsidRPr="00A84865">
        <w:rPr>
          <w:rStyle w:val="normaltextrun"/>
          <w:rFonts w:ascii="Calibri" w:hAnsi="Calibri" w:cs="Calibri"/>
          <w:b/>
          <w:bCs/>
          <w:sz w:val="24"/>
          <w:szCs w:val="24"/>
          <w:rPrChange w:id="301" w:author="AZAIEZ Ikbel" w:date="2022-12-10T15:01:00Z">
            <w:rPr>
              <w:rStyle w:val="normaltextrun"/>
              <w:rFonts w:ascii="Calibri" w:hAnsi="Calibri" w:cs="Calibri"/>
              <w:b/>
              <w:bCs/>
              <w:i/>
              <w:iCs/>
              <w:sz w:val="36"/>
              <w:szCs w:val="36"/>
            </w:rPr>
          </w:rPrChange>
        </w:rPr>
        <w:t>Figma en ligne</w:t>
      </w:r>
    </w:p>
    <w:p w14:paraId="429E9F5B" w14:textId="303DA0C3" w:rsidR="00B04023" w:rsidRPr="00A84865" w:rsidRDefault="00B04023">
      <w:pPr>
        <w:pStyle w:val="paragraph"/>
        <w:spacing w:before="0" w:beforeAutospacing="0" w:after="0" w:afterAutospacing="0" w:line="360" w:lineRule="auto"/>
        <w:jc w:val="both"/>
        <w:textAlignment w:val="baseline"/>
        <w:rPr>
          <w:rStyle w:val="normaltextrun"/>
          <w:sz w:val="28"/>
          <w:szCs w:val="28"/>
          <w:rPrChange w:id="302" w:author="AZAIEZ Ikbel" w:date="2022-12-10T15:02:00Z">
            <w:rPr>
              <w:rStyle w:val="eop"/>
              <w:rFonts w:ascii="Calibri" w:eastAsiaTheme="minorHAnsi" w:hAnsi="Calibri" w:cs="Calibri"/>
              <w:i/>
              <w:iCs/>
              <w:color w:val="44546A" w:themeColor="text2"/>
              <w:sz w:val="32"/>
              <w:szCs w:val="32"/>
              <w:lang w:eastAsia="en-US"/>
            </w:rPr>
          </w:rPrChange>
        </w:rPr>
        <w:pPrChange w:id="303" w:author="AZAIEZ Ikbel" w:date="2022-12-10T15:02:00Z">
          <w:pPr>
            <w:pStyle w:val="paragraph"/>
            <w:spacing w:before="0" w:beforeAutospacing="0" w:after="0" w:afterAutospacing="0"/>
            <w:textAlignment w:val="baseline"/>
          </w:pPr>
        </w:pPrChange>
      </w:pPr>
      <w:r w:rsidRPr="00A84865">
        <w:rPr>
          <w:rStyle w:val="normaltextrun"/>
          <w:rFonts w:ascii="Calibri" w:hAnsi="Calibri" w:cs="Calibri"/>
          <w:sz w:val="28"/>
          <w:szCs w:val="28"/>
          <w:rPrChange w:id="304" w:author="AZAIEZ Ikbel" w:date="2022-12-10T15:02:00Z">
            <w:rPr>
              <w:rStyle w:val="normaltextrun"/>
              <w:rFonts w:ascii="Calibri" w:hAnsi="Calibri" w:cs="Calibri"/>
              <w:sz w:val="32"/>
              <w:szCs w:val="32"/>
            </w:rPr>
          </w:rPrChange>
        </w:rPr>
        <w:t xml:space="preserve">Donc on peut remarquer qu’on peut </w:t>
      </w:r>
      <w:del w:id="305" w:author="AZAIEZ Ikbel" w:date="2022-12-10T15:02:00Z">
        <w:r w:rsidRPr="00A84865" w:rsidDel="00A84865">
          <w:rPr>
            <w:rStyle w:val="normaltextrun"/>
            <w:rFonts w:ascii="Calibri" w:hAnsi="Calibri" w:cs="Calibri"/>
            <w:sz w:val="28"/>
            <w:szCs w:val="28"/>
            <w:rPrChange w:id="306" w:author="AZAIEZ Ikbel" w:date="2022-12-10T15:02:00Z">
              <w:rPr>
                <w:rStyle w:val="normaltextrun"/>
                <w:rFonts w:ascii="Calibri" w:hAnsi="Calibri" w:cs="Calibri"/>
                <w:sz w:val="32"/>
                <w:szCs w:val="32"/>
              </w:rPr>
            </w:rPrChange>
          </w:rPr>
          <w:delText xml:space="preserve">travailler </w:delText>
        </w:r>
      </w:del>
      <w:ins w:id="307" w:author="AZAIEZ Ikbel" w:date="2022-12-10T15:02:00Z">
        <w:r w:rsidR="00A84865">
          <w:rPr>
            <w:rStyle w:val="normaltextrun"/>
            <w:rFonts w:ascii="Calibri" w:hAnsi="Calibri" w:cs="Calibri"/>
            <w:sz w:val="28"/>
            <w:szCs w:val="28"/>
          </w:rPr>
          <w:t>créer</w:t>
        </w:r>
        <w:r w:rsidR="00A84865" w:rsidRPr="00A84865">
          <w:rPr>
            <w:rStyle w:val="normaltextrun"/>
            <w:rFonts w:ascii="Calibri" w:hAnsi="Calibri" w:cs="Calibri"/>
            <w:sz w:val="28"/>
            <w:szCs w:val="28"/>
            <w:rPrChange w:id="308" w:author="AZAIEZ Ikbel" w:date="2022-12-10T15:02:00Z">
              <w:rPr>
                <w:rStyle w:val="normaltextrun"/>
                <w:rFonts w:ascii="Calibri" w:hAnsi="Calibri" w:cs="Calibri"/>
                <w:sz w:val="32"/>
                <w:szCs w:val="32"/>
              </w:rPr>
            </w:rPrChange>
          </w:rPr>
          <w:t xml:space="preserve"> </w:t>
        </w:r>
      </w:ins>
      <w:r w:rsidRPr="00A84865">
        <w:rPr>
          <w:rStyle w:val="normaltextrun"/>
          <w:rFonts w:ascii="Calibri" w:hAnsi="Calibri" w:cs="Calibri"/>
          <w:sz w:val="28"/>
          <w:szCs w:val="28"/>
          <w:rPrChange w:id="309" w:author="AZAIEZ Ikbel" w:date="2022-12-10T15:02:00Z">
            <w:rPr>
              <w:rStyle w:val="normaltextrun"/>
              <w:rFonts w:ascii="Calibri" w:hAnsi="Calibri" w:cs="Calibri"/>
              <w:sz w:val="32"/>
              <w:szCs w:val="32"/>
            </w:rPr>
          </w:rPrChange>
        </w:rPr>
        <w:t xml:space="preserve">que ce soit </w:t>
      </w:r>
      <w:del w:id="310" w:author="AZAIEZ Ikbel" w:date="2022-12-10T15:02:00Z">
        <w:r w:rsidRPr="00A84865" w:rsidDel="00A84865">
          <w:rPr>
            <w:rStyle w:val="normaltextrun"/>
            <w:rFonts w:ascii="Calibri" w:hAnsi="Calibri" w:cs="Calibri"/>
            <w:sz w:val="28"/>
            <w:szCs w:val="28"/>
            <w:rPrChange w:id="311" w:author="AZAIEZ Ikbel" w:date="2022-12-10T15:02:00Z">
              <w:rPr>
                <w:rStyle w:val="normaltextrun"/>
                <w:rFonts w:ascii="Calibri" w:hAnsi="Calibri" w:cs="Calibri"/>
                <w:sz w:val="32"/>
                <w:szCs w:val="32"/>
              </w:rPr>
            </w:rPrChange>
          </w:rPr>
          <w:delText xml:space="preserve">avec </w:delText>
        </w:r>
      </w:del>
      <w:ins w:id="312" w:author="AZAIEZ Ikbel" w:date="2022-12-10T15:02:00Z">
        <w:r w:rsidR="00A84865">
          <w:rPr>
            <w:rStyle w:val="normaltextrun"/>
            <w:rFonts w:ascii="Calibri" w:hAnsi="Calibri" w:cs="Calibri"/>
            <w:sz w:val="28"/>
            <w:szCs w:val="28"/>
          </w:rPr>
          <w:t xml:space="preserve">une </w:t>
        </w:r>
      </w:ins>
      <w:del w:id="313" w:author="AZAIEZ Ikbel" w:date="2022-12-10T15:02:00Z">
        <w:r w:rsidRPr="00A84865" w:rsidDel="00A84865">
          <w:rPr>
            <w:rStyle w:val="normaltextrun"/>
            <w:rFonts w:ascii="Calibri" w:hAnsi="Calibri" w:cs="Calibri"/>
            <w:sz w:val="28"/>
            <w:szCs w:val="28"/>
            <w:rPrChange w:id="314" w:author="AZAIEZ Ikbel" w:date="2022-12-10T15:02:00Z">
              <w:rPr>
                <w:rStyle w:val="normaltextrun"/>
                <w:rFonts w:ascii="Calibri" w:hAnsi="Calibri" w:cs="Calibri"/>
                <w:sz w:val="32"/>
                <w:szCs w:val="32"/>
              </w:rPr>
            </w:rPrChange>
          </w:rPr>
          <w:delText>l’</w:delText>
        </w:r>
      </w:del>
      <w:r w:rsidRPr="00A84865">
        <w:rPr>
          <w:rStyle w:val="normaltextrun"/>
          <w:rFonts w:ascii="Calibri" w:hAnsi="Calibri" w:cs="Calibri"/>
          <w:sz w:val="28"/>
          <w:szCs w:val="28"/>
          <w:rPrChange w:id="315" w:author="AZAIEZ Ikbel" w:date="2022-12-10T15:02:00Z">
            <w:rPr>
              <w:rStyle w:val="normaltextrun"/>
              <w:rFonts w:ascii="Calibri" w:hAnsi="Calibri" w:cs="Calibri"/>
              <w:sz w:val="32"/>
              <w:szCs w:val="32"/>
            </w:rPr>
          </w:rPrChange>
        </w:rPr>
        <w:t>application</w:t>
      </w:r>
      <w:ins w:id="316" w:author="AZAIEZ Ikbel" w:date="2022-12-10T15:02:00Z">
        <w:r w:rsidR="00A84865">
          <w:rPr>
            <w:rStyle w:val="normaltextrun"/>
            <w:rFonts w:ascii="Calibri" w:hAnsi="Calibri" w:cs="Calibri"/>
            <w:sz w:val="28"/>
            <w:szCs w:val="28"/>
          </w:rPr>
          <w:t xml:space="preserve"> </w:t>
        </w:r>
      </w:ins>
      <w:ins w:id="317" w:author="AZAIEZ Ikbel" w:date="2022-12-10T15:03:00Z">
        <w:r w:rsidR="00A84865">
          <w:rPr>
            <w:rStyle w:val="normaltextrun"/>
            <w:rFonts w:ascii="Calibri" w:hAnsi="Calibri" w:cs="Calibri"/>
            <w:sz w:val="28"/>
            <w:szCs w:val="28"/>
          </w:rPr>
          <w:t>desktop</w:t>
        </w:r>
      </w:ins>
      <w:r w:rsidRPr="00A84865">
        <w:rPr>
          <w:rStyle w:val="normaltextrun"/>
          <w:rFonts w:ascii="Calibri" w:hAnsi="Calibri" w:cs="Calibri"/>
          <w:sz w:val="28"/>
          <w:szCs w:val="28"/>
          <w:rPrChange w:id="318" w:author="AZAIEZ Ikbel" w:date="2022-12-10T15:02:00Z">
            <w:rPr>
              <w:rStyle w:val="normaltextrun"/>
              <w:rFonts w:ascii="Calibri" w:hAnsi="Calibri" w:cs="Calibri"/>
              <w:sz w:val="32"/>
              <w:szCs w:val="32"/>
            </w:rPr>
          </w:rPrChange>
        </w:rPr>
        <w:t xml:space="preserve"> ou</w:t>
      </w:r>
      <w:ins w:id="319" w:author="AZAIEZ Ikbel" w:date="2022-12-10T15:02:00Z">
        <w:r w:rsidR="00A84865">
          <w:rPr>
            <w:rStyle w:val="normaltextrun"/>
            <w:rFonts w:ascii="Calibri" w:hAnsi="Calibri" w:cs="Calibri"/>
            <w:sz w:val="28"/>
            <w:szCs w:val="28"/>
          </w:rPr>
          <w:t xml:space="preserve"> bien un site</w:t>
        </w:r>
      </w:ins>
      <w:r w:rsidRPr="00A84865">
        <w:rPr>
          <w:rStyle w:val="normaltextrun"/>
          <w:rFonts w:ascii="Calibri" w:hAnsi="Calibri" w:cs="Calibri"/>
          <w:sz w:val="28"/>
          <w:szCs w:val="28"/>
          <w:rPrChange w:id="320" w:author="AZAIEZ Ikbel" w:date="2022-12-10T15:02:00Z">
            <w:rPr>
              <w:rStyle w:val="normaltextrun"/>
              <w:rFonts w:ascii="Calibri" w:hAnsi="Calibri" w:cs="Calibri"/>
              <w:sz w:val="32"/>
              <w:szCs w:val="32"/>
            </w:rPr>
          </w:rPrChange>
        </w:rPr>
        <w:t xml:space="preserve"> </w:t>
      </w:r>
      <w:del w:id="321" w:author="AZAIEZ Ikbel" w:date="2022-12-10T15:03:00Z">
        <w:r w:rsidRPr="00A84865" w:rsidDel="00A84865">
          <w:rPr>
            <w:rStyle w:val="normaltextrun"/>
            <w:rFonts w:ascii="Calibri" w:hAnsi="Calibri" w:cs="Calibri"/>
            <w:sz w:val="28"/>
            <w:szCs w:val="28"/>
            <w:rPrChange w:id="322" w:author="AZAIEZ Ikbel" w:date="2022-12-10T15:02:00Z">
              <w:rPr>
                <w:rStyle w:val="normaltextrun"/>
                <w:rFonts w:ascii="Calibri" w:hAnsi="Calibri" w:cs="Calibri"/>
                <w:sz w:val="32"/>
                <w:szCs w:val="32"/>
              </w:rPr>
            </w:rPrChange>
          </w:rPr>
          <w:delText>le</w:delText>
        </w:r>
      </w:del>
      <w:del w:id="323" w:author="AZAIEZ Ikbel" w:date="2022-12-10T15:02:00Z">
        <w:r w:rsidRPr="00A84865" w:rsidDel="00A84865">
          <w:rPr>
            <w:rStyle w:val="normaltextrun"/>
            <w:rFonts w:ascii="Calibri" w:hAnsi="Calibri" w:cs="Calibri"/>
            <w:sz w:val="28"/>
            <w:szCs w:val="28"/>
            <w:rPrChange w:id="324" w:author="AZAIEZ Ikbel" w:date="2022-12-10T15:02:00Z">
              <w:rPr>
                <w:rStyle w:val="normaltextrun"/>
                <w:rFonts w:ascii="Calibri" w:hAnsi="Calibri" w:cs="Calibri"/>
                <w:sz w:val="32"/>
                <w:szCs w:val="32"/>
              </w:rPr>
            </w:rPrChange>
          </w:rPr>
          <w:delText xml:space="preserve"> </w:delText>
        </w:r>
      </w:del>
      <w:r w:rsidRPr="00A84865">
        <w:rPr>
          <w:rStyle w:val="normaltextrun"/>
          <w:rFonts w:ascii="Calibri" w:hAnsi="Calibri" w:cs="Calibri"/>
          <w:sz w:val="28"/>
          <w:szCs w:val="28"/>
          <w:rPrChange w:id="325" w:author="AZAIEZ Ikbel" w:date="2022-12-10T15:02:00Z">
            <w:rPr>
              <w:rStyle w:val="normaltextrun"/>
              <w:rFonts w:ascii="Calibri" w:hAnsi="Calibri" w:cs="Calibri"/>
              <w:sz w:val="32"/>
              <w:szCs w:val="32"/>
            </w:rPr>
          </w:rPrChange>
        </w:rPr>
        <w:t>web</w:t>
      </w:r>
      <w:ins w:id="326" w:author="AZAIEZ Ikbel" w:date="2022-12-10T15:03:00Z">
        <w:r w:rsidR="00A84865">
          <w:rPr>
            <w:rStyle w:val="normaltextrun"/>
            <w:rFonts w:ascii="Calibri" w:hAnsi="Calibri" w:cs="Calibri"/>
            <w:sz w:val="28"/>
            <w:szCs w:val="28"/>
          </w:rPr>
          <w:t>,</w:t>
        </w:r>
      </w:ins>
      <w:r w:rsidRPr="00A84865">
        <w:rPr>
          <w:rStyle w:val="normaltextrun"/>
          <w:rFonts w:ascii="Calibri" w:hAnsi="Calibri" w:cs="Calibri"/>
          <w:sz w:val="28"/>
          <w:szCs w:val="28"/>
          <w:rPrChange w:id="327" w:author="AZAIEZ Ikbel" w:date="2022-12-10T15:02:00Z">
            <w:rPr>
              <w:rStyle w:val="normaltextrun"/>
              <w:rFonts w:ascii="Calibri" w:hAnsi="Calibri" w:cs="Calibri"/>
              <w:sz w:val="32"/>
              <w:szCs w:val="32"/>
            </w:rPr>
          </w:rPrChange>
        </w:rPr>
        <w:t xml:space="preserve"> il n’y a pas de différence.</w:t>
      </w:r>
      <w:r w:rsidRPr="00A84865">
        <w:rPr>
          <w:rStyle w:val="normaltextrun"/>
          <w:sz w:val="28"/>
          <w:szCs w:val="28"/>
          <w:rPrChange w:id="328" w:author="AZAIEZ Ikbel" w:date="2022-12-10T15:02:00Z">
            <w:rPr>
              <w:rStyle w:val="eop"/>
              <w:rFonts w:ascii="Calibri" w:hAnsi="Calibri" w:cs="Calibri"/>
              <w:sz w:val="32"/>
              <w:szCs w:val="32"/>
            </w:rPr>
          </w:rPrChange>
        </w:rPr>
        <w:t> </w:t>
      </w:r>
    </w:p>
    <w:p w14:paraId="2CFBA460" w14:textId="77777777" w:rsidR="002E0D8E" w:rsidRDefault="002E0D8E" w:rsidP="002E0D8E">
      <w:pPr>
        <w:pStyle w:val="paragraph"/>
        <w:spacing w:before="0" w:beforeAutospacing="0" w:after="0" w:afterAutospacing="0"/>
        <w:textAlignment w:val="baseline"/>
        <w:rPr>
          <w:rStyle w:val="eop"/>
          <w:rFonts w:ascii="Calibri" w:hAnsi="Calibri" w:cs="Calibri"/>
          <w:sz w:val="32"/>
          <w:szCs w:val="32"/>
        </w:rPr>
      </w:pPr>
    </w:p>
    <w:p w14:paraId="7412D45B" w14:textId="77777777" w:rsidR="002E0D8E" w:rsidRDefault="002E0D8E" w:rsidP="002E0D8E">
      <w:pPr>
        <w:pStyle w:val="paragraph"/>
        <w:spacing w:before="0" w:beforeAutospacing="0" w:after="0" w:afterAutospacing="0"/>
        <w:textAlignment w:val="baseline"/>
        <w:rPr>
          <w:rFonts w:ascii="Calibri" w:hAnsi="Calibri" w:cs="Calibri"/>
          <w:sz w:val="32"/>
          <w:szCs w:val="32"/>
        </w:rPr>
      </w:pPr>
    </w:p>
    <w:p w14:paraId="5A543B8D" w14:textId="26FB0669" w:rsidR="00B04023" w:rsidRPr="00A84865" w:rsidRDefault="00B04023">
      <w:pPr>
        <w:pStyle w:val="Titre1"/>
        <w:numPr>
          <w:ilvl w:val="0"/>
          <w:numId w:val="30"/>
        </w:numPr>
        <w:spacing w:line="360" w:lineRule="auto"/>
        <w:rPr>
          <w:rFonts w:asciiTheme="majorBidi" w:hAnsiTheme="majorBidi"/>
          <w:sz w:val="28"/>
          <w:szCs w:val="28"/>
          <w:rPrChange w:id="329" w:author="AZAIEZ Ikbel" w:date="2022-12-10T15:03:00Z">
            <w:rPr/>
          </w:rPrChange>
        </w:rPr>
        <w:pPrChange w:id="330" w:author="AZAIEZ Ikbel" w:date="2022-12-10T15:03:00Z">
          <w:pPr>
            <w:pStyle w:val="paragraph"/>
            <w:spacing w:before="0" w:beforeAutospacing="0" w:after="0" w:afterAutospacing="0"/>
            <w:textAlignment w:val="baseline"/>
          </w:pPr>
        </w:pPrChange>
      </w:pPr>
      <w:bookmarkStart w:id="331" w:name="_Toc121578234"/>
      <w:r w:rsidRPr="00A84865">
        <w:rPr>
          <w:rStyle w:val="normaltextrun"/>
          <w:rFonts w:asciiTheme="majorBidi" w:hAnsiTheme="majorBidi"/>
          <w:color w:val="00B0F0"/>
          <w:sz w:val="36"/>
          <w:szCs w:val="36"/>
          <w:rPrChange w:id="332" w:author="AZAIEZ Ikbel" w:date="2022-12-10T15:03:00Z">
            <w:rPr>
              <w:rStyle w:val="normaltextrun"/>
              <w:rFonts w:ascii="Calibri" w:hAnsi="Calibri" w:cs="Calibri"/>
              <w:color w:val="00B0F0"/>
              <w:sz w:val="40"/>
              <w:szCs w:val="40"/>
            </w:rPr>
          </w:rPrChange>
        </w:rPr>
        <w:t>Conclusion</w:t>
      </w:r>
      <w:bookmarkEnd w:id="331"/>
      <w:r w:rsidRPr="00A84865">
        <w:rPr>
          <w:rStyle w:val="eop"/>
          <w:rFonts w:asciiTheme="majorBidi" w:hAnsiTheme="majorBidi"/>
          <w:color w:val="00B0F0"/>
          <w:sz w:val="36"/>
          <w:szCs w:val="36"/>
          <w:rPrChange w:id="333" w:author="AZAIEZ Ikbel" w:date="2022-12-10T15:03:00Z">
            <w:rPr>
              <w:rStyle w:val="eop"/>
              <w:rFonts w:ascii="Calibri" w:hAnsi="Calibri" w:cs="Calibri"/>
              <w:color w:val="00B0F0"/>
              <w:sz w:val="40"/>
              <w:szCs w:val="40"/>
            </w:rPr>
          </w:rPrChange>
        </w:rPr>
        <w:t> </w:t>
      </w:r>
    </w:p>
    <w:p w14:paraId="6C7D73BA" w14:textId="5C94B917" w:rsidR="00B04023" w:rsidRPr="00A84865"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334" w:author="AZAIEZ Ikbel" w:date="2022-12-10T15:03:00Z">
            <w:rPr>
              <w:rFonts w:ascii="Segoe UI" w:hAnsi="Segoe UI" w:cs="Segoe UI"/>
              <w:sz w:val="18"/>
              <w:szCs w:val="18"/>
            </w:rPr>
          </w:rPrChange>
        </w:rPr>
        <w:pPrChange w:id="335" w:author="AZAIEZ Ikbel" w:date="2022-12-10T15:03:00Z">
          <w:pPr>
            <w:pStyle w:val="paragraph"/>
            <w:spacing w:before="0" w:beforeAutospacing="0" w:after="0" w:afterAutospacing="0"/>
            <w:textAlignment w:val="baseline"/>
          </w:pPr>
        </w:pPrChange>
      </w:pPr>
      <w:r w:rsidRPr="00A84865">
        <w:rPr>
          <w:rStyle w:val="normaltextrun"/>
          <w:rFonts w:ascii="Calibri" w:hAnsi="Calibri" w:cs="Calibri"/>
          <w:sz w:val="28"/>
          <w:szCs w:val="28"/>
          <w:rPrChange w:id="336" w:author="AZAIEZ Ikbel" w:date="2022-12-10T15:03:00Z">
            <w:rPr>
              <w:rStyle w:val="normaltextrun"/>
              <w:rFonts w:ascii="Calibri" w:hAnsi="Calibri" w:cs="Calibri"/>
              <w:sz w:val="32"/>
              <w:szCs w:val="32"/>
            </w:rPr>
          </w:rPrChange>
        </w:rPr>
        <w:t xml:space="preserve">Pour conclure, la préparation de la charte graphique nécessite le passage par trois étapes importantes ; les wireframes (squelette générale), la maquette (version statique de la charte) et le prototype (version dynamique) et Figma sera notre outil magique avec lequel ces étapes seront </w:t>
      </w:r>
      <w:del w:id="337" w:author="AZAIEZ Ikbel" w:date="2022-12-10T15:03:00Z">
        <w:r w:rsidRPr="00A84865" w:rsidDel="00A84865">
          <w:rPr>
            <w:rStyle w:val="normaltextrun"/>
            <w:rFonts w:ascii="Calibri" w:hAnsi="Calibri" w:cs="Calibri"/>
            <w:sz w:val="28"/>
            <w:szCs w:val="28"/>
            <w:rPrChange w:id="338" w:author="AZAIEZ Ikbel" w:date="2022-12-10T15:03:00Z">
              <w:rPr>
                <w:rStyle w:val="normaltextrun"/>
                <w:rFonts w:ascii="Calibri" w:hAnsi="Calibri" w:cs="Calibri"/>
                <w:sz w:val="32"/>
                <w:szCs w:val="32"/>
              </w:rPr>
            </w:rPrChange>
          </w:rPr>
          <w:delText>travaillés</w:delText>
        </w:r>
      </w:del>
      <w:ins w:id="339" w:author="AZAIEZ Ikbel" w:date="2022-12-10T15:03:00Z">
        <w:r w:rsidR="00A84865">
          <w:rPr>
            <w:rStyle w:val="normaltextrun"/>
            <w:rFonts w:ascii="Calibri" w:hAnsi="Calibri" w:cs="Calibri"/>
            <w:sz w:val="28"/>
            <w:szCs w:val="28"/>
          </w:rPr>
          <w:t>ré</w:t>
        </w:r>
      </w:ins>
      <w:ins w:id="340" w:author="AZAIEZ Ikbel" w:date="2022-12-10T15:04:00Z">
        <w:r w:rsidR="00A84865">
          <w:rPr>
            <w:rStyle w:val="normaltextrun"/>
            <w:rFonts w:ascii="Calibri" w:hAnsi="Calibri" w:cs="Calibri"/>
            <w:sz w:val="28"/>
            <w:szCs w:val="28"/>
          </w:rPr>
          <w:t>alisées</w:t>
        </w:r>
      </w:ins>
      <w:r w:rsidRPr="00A84865">
        <w:rPr>
          <w:rStyle w:val="normaltextrun"/>
          <w:rFonts w:ascii="Calibri" w:hAnsi="Calibri" w:cs="Calibri"/>
          <w:sz w:val="28"/>
          <w:szCs w:val="28"/>
          <w:rPrChange w:id="341" w:author="AZAIEZ Ikbel" w:date="2022-12-10T15:03:00Z">
            <w:rPr>
              <w:rStyle w:val="normaltextrun"/>
              <w:rFonts w:ascii="Calibri" w:hAnsi="Calibri" w:cs="Calibri"/>
              <w:sz w:val="32"/>
              <w:szCs w:val="32"/>
            </w:rPr>
          </w:rPrChange>
        </w:rPr>
        <w:t>.</w:t>
      </w:r>
      <w:r w:rsidRPr="00A84865">
        <w:rPr>
          <w:rStyle w:val="normaltextrun"/>
          <w:sz w:val="28"/>
          <w:szCs w:val="28"/>
          <w:rPrChange w:id="342" w:author="AZAIEZ Ikbel" w:date="2022-12-10T15:03:00Z">
            <w:rPr>
              <w:rStyle w:val="eop"/>
              <w:rFonts w:ascii="Calibri" w:hAnsi="Calibri" w:cs="Calibri"/>
              <w:sz w:val="32"/>
              <w:szCs w:val="32"/>
            </w:rPr>
          </w:rPrChange>
        </w:rPr>
        <w:t> </w:t>
      </w:r>
    </w:p>
    <w:p w14:paraId="23CD88CE"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6F08CF59"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783D6C3D"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12032FA2"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06412563"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264D79D6"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30E72CA8"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000B6BC5"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06EE70E9"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166FF02B"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1E762524"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5EEE830B"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731043DE"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2F7DC9E0"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79D403FD" w14:textId="77777777" w:rsidR="002E0D8E" w:rsidRDefault="002E0D8E" w:rsidP="002E0D8E">
      <w:pPr>
        <w:pStyle w:val="paragraph"/>
        <w:spacing w:before="0" w:beforeAutospacing="0" w:after="0" w:afterAutospacing="0"/>
        <w:ind w:left="1080"/>
        <w:textAlignment w:val="baseline"/>
        <w:rPr>
          <w:rStyle w:val="normaltextrun"/>
          <w:rFonts w:ascii="Calibri" w:hAnsi="Calibri" w:cs="Calibri"/>
          <w:sz w:val="56"/>
          <w:szCs w:val="56"/>
        </w:rPr>
      </w:pPr>
    </w:p>
    <w:p w14:paraId="2B605F4F" w14:textId="77777777" w:rsidR="002E0D8E" w:rsidRDefault="002E0D8E" w:rsidP="00EE7828">
      <w:pPr>
        <w:pStyle w:val="paragraph"/>
        <w:spacing w:before="0" w:beforeAutospacing="0" w:after="0" w:afterAutospacing="0"/>
        <w:textAlignment w:val="baseline"/>
        <w:rPr>
          <w:rStyle w:val="normaltextrun"/>
          <w:rFonts w:ascii="Calibri" w:hAnsi="Calibri" w:cs="Calibri"/>
          <w:sz w:val="56"/>
          <w:szCs w:val="56"/>
        </w:rPr>
      </w:pPr>
    </w:p>
    <w:p w14:paraId="1F05FF69" w14:textId="1063AAD5" w:rsidR="00B04023" w:rsidRDefault="00B04023">
      <w:pPr>
        <w:pStyle w:val="Titre1"/>
        <w:pPrChange w:id="343" w:author="AZAIEZ Ikbel" w:date="2022-12-10T15:04:00Z">
          <w:pPr>
            <w:pStyle w:val="paragraph"/>
            <w:spacing w:before="0" w:beforeAutospacing="0" w:after="0" w:afterAutospacing="0"/>
            <w:ind w:left="1080"/>
            <w:textAlignment w:val="baseline"/>
          </w:pPr>
        </w:pPrChange>
      </w:pPr>
      <w:bookmarkStart w:id="344" w:name="_Toc121578235"/>
      <w:r>
        <w:rPr>
          <w:rStyle w:val="normaltextrun"/>
          <w:rFonts w:ascii="Calibri" w:hAnsi="Calibri" w:cs="Calibri"/>
          <w:sz w:val="56"/>
          <w:szCs w:val="56"/>
        </w:rPr>
        <w:t>Chapitre2</w:t>
      </w:r>
      <w:del w:id="345" w:author="AZAIEZ Ikbel" w:date="2022-12-10T15:04:00Z">
        <w:r w:rsidDel="00291063">
          <w:rPr>
            <w:rStyle w:val="normaltextrun"/>
            <w:rFonts w:ascii="Calibri" w:hAnsi="Calibri" w:cs="Calibri"/>
            <w:sz w:val="56"/>
            <w:szCs w:val="56"/>
          </w:rPr>
          <w:delText xml:space="preserve"> </w:delText>
        </w:r>
      </w:del>
      <w:ins w:id="346" w:author="AZAIEZ Ikbel" w:date="2022-12-10T15:04:00Z">
        <w:r w:rsidR="00291063">
          <w:rPr>
            <w:rStyle w:val="normaltextrun"/>
            <w:rFonts w:ascii="Calibri" w:hAnsi="Calibri" w:cs="Calibri"/>
            <w:sz w:val="56"/>
            <w:szCs w:val="56"/>
          </w:rPr>
          <w:t> </w:t>
        </w:r>
      </w:ins>
      <w:r>
        <w:rPr>
          <w:rStyle w:val="normaltextrun"/>
          <w:rFonts w:ascii="Calibri" w:hAnsi="Calibri" w:cs="Calibri"/>
          <w:sz w:val="56"/>
          <w:szCs w:val="56"/>
        </w:rPr>
        <w:t>: Conception</w:t>
      </w:r>
      <w:bookmarkEnd w:id="344"/>
      <w:r>
        <w:rPr>
          <w:rStyle w:val="normaltextrun"/>
          <w:rFonts w:ascii="Calibri" w:hAnsi="Calibri" w:cs="Calibri"/>
          <w:sz w:val="56"/>
          <w:szCs w:val="56"/>
        </w:rPr>
        <w:t> </w:t>
      </w:r>
      <w:r>
        <w:rPr>
          <w:rStyle w:val="eop"/>
          <w:rFonts w:ascii="Calibri" w:hAnsi="Calibri" w:cs="Calibri"/>
          <w:sz w:val="56"/>
          <w:szCs w:val="56"/>
        </w:rPr>
        <w:t> </w:t>
      </w:r>
    </w:p>
    <w:p w14:paraId="442417F1"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56"/>
          <w:szCs w:val="56"/>
        </w:rPr>
        <w:t> </w:t>
      </w:r>
    </w:p>
    <w:p w14:paraId="37B74641" w14:textId="556D620D" w:rsidR="00B04023" w:rsidRPr="00291063" w:rsidRDefault="00B04023">
      <w:pPr>
        <w:pStyle w:val="Titre1"/>
        <w:numPr>
          <w:ilvl w:val="0"/>
          <w:numId w:val="31"/>
        </w:numPr>
        <w:rPr>
          <w:sz w:val="28"/>
          <w:szCs w:val="28"/>
          <w:rPrChange w:id="347" w:author="AZAIEZ Ikbel" w:date="2022-12-10T15:04:00Z">
            <w:rPr/>
          </w:rPrChange>
        </w:rPr>
        <w:pPrChange w:id="348" w:author="AZAIEZ Ikbel" w:date="2022-12-10T15:04:00Z">
          <w:pPr>
            <w:pStyle w:val="paragraph"/>
            <w:spacing w:before="0" w:beforeAutospacing="0" w:after="0" w:afterAutospacing="0"/>
            <w:textAlignment w:val="baseline"/>
          </w:pPr>
        </w:pPrChange>
      </w:pPr>
      <w:bookmarkStart w:id="349" w:name="_Toc121578236"/>
      <w:r w:rsidRPr="00291063">
        <w:rPr>
          <w:rStyle w:val="normaltextrun"/>
          <w:rFonts w:ascii="Calibri" w:hAnsi="Calibri" w:cs="Calibri"/>
          <w:color w:val="00B0F0"/>
          <w:sz w:val="36"/>
          <w:szCs w:val="36"/>
          <w:rPrChange w:id="350" w:author="AZAIEZ Ikbel" w:date="2022-12-10T15:04:00Z">
            <w:rPr>
              <w:rStyle w:val="normaltextrun"/>
              <w:rFonts w:ascii="Calibri" w:hAnsi="Calibri" w:cs="Calibri"/>
              <w:color w:val="00B0F0"/>
              <w:sz w:val="40"/>
              <w:szCs w:val="40"/>
            </w:rPr>
          </w:rPrChange>
        </w:rPr>
        <w:t>Introduction</w:t>
      </w:r>
      <w:bookmarkEnd w:id="349"/>
      <w:r w:rsidRPr="00291063">
        <w:rPr>
          <w:rStyle w:val="normaltextrun"/>
          <w:rFonts w:ascii="Calibri" w:hAnsi="Calibri" w:cs="Calibri"/>
          <w:color w:val="00B0F0"/>
          <w:sz w:val="36"/>
          <w:szCs w:val="36"/>
          <w:rPrChange w:id="351" w:author="AZAIEZ Ikbel" w:date="2022-12-10T15:04:00Z">
            <w:rPr>
              <w:rStyle w:val="normaltextrun"/>
              <w:rFonts w:ascii="Calibri" w:hAnsi="Calibri" w:cs="Calibri"/>
              <w:color w:val="00B0F0"/>
              <w:sz w:val="40"/>
              <w:szCs w:val="40"/>
            </w:rPr>
          </w:rPrChange>
        </w:rPr>
        <w:t> </w:t>
      </w:r>
      <w:r w:rsidRPr="00291063">
        <w:rPr>
          <w:rStyle w:val="eop"/>
          <w:rFonts w:ascii="Calibri" w:hAnsi="Calibri" w:cs="Calibri"/>
          <w:color w:val="00B0F0"/>
          <w:sz w:val="36"/>
          <w:szCs w:val="36"/>
          <w:rPrChange w:id="352" w:author="AZAIEZ Ikbel" w:date="2022-12-10T15:04:00Z">
            <w:rPr>
              <w:rStyle w:val="eop"/>
              <w:rFonts w:ascii="Calibri" w:hAnsi="Calibri" w:cs="Calibri"/>
              <w:color w:val="00B0F0"/>
              <w:sz w:val="40"/>
              <w:szCs w:val="40"/>
            </w:rPr>
          </w:rPrChange>
        </w:rPr>
        <w:t> </w:t>
      </w:r>
    </w:p>
    <w:p w14:paraId="0D0EECF4" w14:textId="4602A5D6" w:rsidR="00B04023" w:rsidRPr="00291063"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353" w:author="AZAIEZ Ikbel" w:date="2022-12-10T15:04:00Z">
            <w:rPr>
              <w:rFonts w:ascii="Segoe UI" w:hAnsi="Segoe UI" w:cs="Segoe UI"/>
              <w:sz w:val="18"/>
              <w:szCs w:val="18"/>
            </w:rPr>
          </w:rPrChange>
        </w:rPr>
        <w:pPrChange w:id="354" w:author="AZAIEZ Ikbel" w:date="2022-12-10T15:04:00Z">
          <w:pPr>
            <w:pStyle w:val="paragraph"/>
            <w:spacing w:before="0" w:beforeAutospacing="0" w:after="0" w:afterAutospacing="0"/>
            <w:textAlignment w:val="baseline"/>
          </w:pPr>
        </w:pPrChange>
      </w:pPr>
      <w:r w:rsidRPr="00291063">
        <w:rPr>
          <w:rStyle w:val="normaltextrun"/>
          <w:rFonts w:ascii="Calibri" w:hAnsi="Calibri" w:cs="Calibri"/>
          <w:sz w:val="28"/>
          <w:szCs w:val="28"/>
          <w:rPrChange w:id="355" w:author="AZAIEZ Ikbel" w:date="2022-12-10T15:04:00Z">
            <w:rPr>
              <w:rStyle w:val="normaltextrun"/>
              <w:rFonts w:ascii="Calibri" w:hAnsi="Calibri" w:cs="Calibri"/>
              <w:sz w:val="32"/>
              <w:szCs w:val="32"/>
            </w:rPr>
          </w:rPrChange>
        </w:rPr>
        <w:t xml:space="preserve">Dans cette partie on va traiter la </w:t>
      </w:r>
      <w:del w:id="356" w:author="AZAIEZ Ikbel" w:date="2022-12-10T15:05:00Z">
        <w:r w:rsidRPr="00291063" w:rsidDel="00291063">
          <w:rPr>
            <w:rStyle w:val="normaltextrun"/>
            <w:rFonts w:ascii="Calibri" w:hAnsi="Calibri" w:cs="Calibri"/>
            <w:sz w:val="28"/>
            <w:szCs w:val="28"/>
            <w:rPrChange w:id="357" w:author="AZAIEZ Ikbel" w:date="2022-12-10T15:04:00Z">
              <w:rPr>
                <w:rStyle w:val="normaltextrun"/>
                <w:rFonts w:ascii="Calibri" w:hAnsi="Calibri" w:cs="Calibri"/>
                <w:sz w:val="32"/>
                <w:szCs w:val="32"/>
              </w:rPr>
            </w:rPrChange>
          </w:rPr>
          <w:delText>pré réalisation</w:delText>
        </w:r>
      </w:del>
      <w:ins w:id="358" w:author="AZAIEZ Ikbel" w:date="2022-12-10T15:05:00Z">
        <w:r w:rsidR="00291063">
          <w:rPr>
            <w:rStyle w:val="normaltextrun"/>
            <w:rFonts w:ascii="Calibri" w:hAnsi="Calibri" w:cs="Calibri"/>
            <w:sz w:val="28"/>
            <w:szCs w:val="28"/>
          </w:rPr>
          <w:t>partie conception</w:t>
        </w:r>
      </w:ins>
      <w:r w:rsidRPr="00291063">
        <w:rPr>
          <w:rStyle w:val="normaltextrun"/>
          <w:rFonts w:ascii="Calibri" w:hAnsi="Calibri" w:cs="Calibri"/>
          <w:sz w:val="28"/>
          <w:szCs w:val="28"/>
          <w:rPrChange w:id="359" w:author="AZAIEZ Ikbel" w:date="2022-12-10T15:04:00Z">
            <w:rPr>
              <w:rStyle w:val="normaltextrun"/>
              <w:rFonts w:ascii="Calibri" w:hAnsi="Calibri" w:cs="Calibri"/>
              <w:sz w:val="32"/>
              <w:szCs w:val="32"/>
            </w:rPr>
          </w:rPrChange>
        </w:rPr>
        <w:t xml:space="preserve"> du projet ; qui inclus la description du contenu, le choix de la palette des couleurs, l’ordre des pages et leur nombre, et le démarche qu’on va suivre.</w:t>
      </w:r>
      <w:r w:rsidRPr="00291063">
        <w:rPr>
          <w:rStyle w:val="normaltextrun"/>
          <w:sz w:val="28"/>
          <w:szCs w:val="28"/>
          <w:rPrChange w:id="360" w:author="AZAIEZ Ikbel" w:date="2022-12-10T15:04:00Z">
            <w:rPr>
              <w:rStyle w:val="eop"/>
              <w:rFonts w:ascii="Calibri" w:hAnsi="Calibri" w:cs="Calibri"/>
              <w:sz w:val="32"/>
              <w:szCs w:val="32"/>
            </w:rPr>
          </w:rPrChange>
        </w:rPr>
        <w:t> </w:t>
      </w:r>
    </w:p>
    <w:p w14:paraId="10A50F1B" w14:textId="77777777" w:rsidR="00B04023" w:rsidRPr="00291063" w:rsidRDefault="00B04023">
      <w:pPr>
        <w:pStyle w:val="Titre1"/>
        <w:numPr>
          <w:ilvl w:val="0"/>
          <w:numId w:val="31"/>
        </w:numPr>
        <w:rPr>
          <w:rStyle w:val="normaltextrun"/>
          <w:rFonts w:ascii="Calibri" w:hAnsi="Calibri" w:cs="Calibri"/>
          <w:color w:val="00B0F0"/>
          <w:sz w:val="36"/>
          <w:szCs w:val="36"/>
          <w:rPrChange w:id="361" w:author="AZAIEZ Ikbel" w:date="2022-12-10T15:05:00Z">
            <w:rPr/>
          </w:rPrChange>
        </w:rPr>
        <w:pPrChange w:id="362" w:author="AZAIEZ Ikbel" w:date="2022-12-10T15:05:00Z">
          <w:pPr>
            <w:pStyle w:val="paragraph"/>
            <w:spacing w:before="0" w:beforeAutospacing="0" w:after="0" w:afterAutospacing="0"/>
            <w:textAlignment w:val="baseline"/>
          </w:pPr>
        </w:pPrChange>
      </w:pPr>
      <w:bookmarkStart w:id="363" w:name="_Toc121578237"/>
      <w:r w:rsidRPr="00291063">
        <w:rPr>
          <w:rStyle w:val="normaltextrun"/>
          <w:rFonts w:ascii="Calibri" w:hAnsi="Calibri" w:cs="Calibri"/>
          <w:color w:val="00B0F0"/>
          <w:sz w:val="36"/>
          <w:szCs w:val="36"/>
          <w:rPrChange w:id="364" w:author="AZAIEZ Ikbel" w:date="2022-12-10T15:05:00Z">
            <w:rPr>
              <w:rStyle w:val="normaltextrun"/>
              <w:rFonts w:ascii="Calibri" w:hAnsi="Calibri" w:cs="Calibri"/>
              <w:color w:val="00B0F0"/>
              <w:sz w:val="40"/>
              <w:szCs w:val="40"/>
            </w:rPr>
          </w:rPrChange>
        </w:rPr>
        <w:t>Spécifications des besoins</w:t>
      </w:r>
      <w:bookmarkEnd w:id="363"/>
      <w:r w:rsidRPr="00291063">
        <w:rPr>
          <w:rStyle w:val="normaltextrun"/>
          <w:sz w:val="36"/>
          <w:szCs w:val="36"/>
          <w:rPrChange w:id="365" w:author="AZAIEZ Ikbel" w:date="2022-12-10T15:05:00Z">
            <w:rPr>
              <w:rStyle w:val="eop"/>
              <w:rFonts w:ascii="Calibri" w:hAnsi="Calibri" w:cs="Calibri"/>
              <w:color w:val="00B0F0"/>
              <w:sz w:val="40"/>
              <w:szCs w:val="40"/>
            </w:rPr>
          </w:rPrChange>
        </w:rPr>
        <w:t> </w:t>
      </w:r>
    </w:p>
    <w:p w14:paraId="274136B5" w14:textId="0DE0185E" w:rsidR="00B04023" w:rsidRPr="00291063" w:rsidRDefault="00B04023">
      <w:pPr>
        <w:pStyle w:val="Titre1"/>
        <w:numPr>
          <w:ilvl w:val="1"/>
          <w:numId w:val="31"/>
        </w:numPr>
        <w:rPr>
          <w:rStyle w:val="normaltextrun"/>
          <w:rFonts w:ascii="Calibri" w:hAnsi="Calibri" w:cs="Calibri"/>
          <w:color w:val="00B0F0"/>
          <w:sz w:val="36"/>
          <w:szCs w:val="36"/>
          <w:rPrChange w:id="366" w:author="AZAIEZ Ikbel" w:date="2022-12-10T15:06:00Z">
            <w:rPr/>
          </w:rPrChange>
        </w:rPr>
        <w:pPrChange w:id="367" w:author="AZAIEZ Ikbel" w:date="2022-12-10T15:06:00Z">
          <w:pPr>
            <w:pStyle w:val="paragraph"/>
            <w:spacing w:before="0" w:beforeAutospacing="0" w:after="0" w:afterAutospacing="0"/>
            <w:textAlignment w:val="baseline"/>
          </w:pPr>
        </w:pPrChange>
      </w:pPr>
      <w:bookmarkStart w:id="368" w:name="_Toc121578238"/>
      <w:r w:rsidRPr="00291063">
        <w:rPr>
          <w:rStyle w:val="normaltextrun"/>
          <w:rFonts w:ascii="Calibri" w:hAnsi="Calibri" w:cs="Calibri"/>
          <w:color w:val="00B0F0"/>
          <w:sz w:val="36"/>
          <w:szCs w:val="36"/>
          <w:rPrChange w:id="369" w:author="AZAIEZ Ikbel" w:date="2022-12-10T15:06:00Z">
            <w:rPr>
              <w:rStyle w:val="normaltextrun"/>
              <w:rFonts w:ascii="Calibri" w:hAnsi="Calibri" w:cs="Calibri"/>
              <w:color w:val="2F5496"/>
              <w:sz w:val="36"/>
              <w:szCs w:val="36"/>
            </w:rPr>
          </w:rPrChange>
        </w:rPr>
        <w:t>Description des pages</w:t>
      </w:r>
      <w:bookmarkEnd w:id="368"/>
      <w:r w:rsidRPr="00291063">
        <w:rPr>
          <w:rStyle w:val="normaltextrun"/>
          <w:color w:val="00B0F0"/>
          <w:rPrChange w:id="370" w:author="AZAIEZ Ikbel" w:date="2022-12-10T15:06:00Z">
            <w:rPr>
              <w:rStyle w:val="eop"/>
              <w:rFonts w:ascii="Calibri" w:hAnsi="Calibri" w:cs="Calibri"/>
              <w:color w:val="2F5496"/>
              <w:sz w:val="36"/>
              <w:szCs w:val="36"/>
            </w:rPr>
          </w:rPrChange>
        </w:rPr>
        <w:t> </w:t>
      </w:r>
    </w:p>
    <w:p w14:paraId="0BDC8491" w14:textId="6224AE68" w:rsidR="00B04023" w:rsidRPr="00291063"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371" w:author="AZAIEZ Ikbel" w:date="2022-12-10T15:06:00Z">
            <w:rPr>
              <w:rFonts w:ascii="Segoe UI" w:hAnsi="Segoe UI" w:cs="Segoe UI"/>
              <w:sz w:val="18"/>
              <w:szCs w:val="18"/>
            </w:rPr>
          </w:rPrChange>
        </w:rPr>
        <w:pPrChange w:id="372" w:author="AZAIEZ Ikbel" w:date="2022-12-10T15:06:00Z">
          <w:pPr>
            <w:pStyle w:val="paragraph"/>
            <w:spacing w:before="0" w:beforeAutospacing="0" w:after="0" w:afterAutospacing="0"/>
            <w:textAlignment w:val="baseline"/>
          </w:pPr>
        </w:pPrChange>
      </w:pPr>
      <w:r w:rsidRPr="00291063">
        <w:rPr>
          <w:rStyle w:val="normaltextrun"/>
          <w:rFonts w:ascii="Calibri" w:hAnsi="Calibri" w:cs="Calibri"/>
          <w:sz w:val="28"/>
          <w:szCs w:val="28"/>
          <w:rPrChange w:id="373" w:author="AZAIEZ Ikbel" w:date="2022-12-10T15:06:00Z">
            <w:rPr>
              <w:rStyle w:val="normaltextrun"/>
              <w:rFonts w:ascii="Calibri" w:hAnsi="Calibri" w:cs="Calibri"/>
              <w:sz w:val="32"/>
              <w:szCs w:val="32"/>
            </w:rPr>
          </w:rPrChange>
        </w:rPr>
        <w:t xml:space="preserve">Selon nos besoins </w:t>
      </w:r>
      <w:del w:id="374" w:author="AZAIEZ Ikbel" w:date="2022-12-10T15:06:00Z">
        <w:r w:rsidRPr="00291063" w:rsidDel="00291063">
          <w:rPr>
            <w:rStyle w:val="normaltextrun"/>
            <w:rFonts w:ascii="Calibri" w:hAnsi="Calibri" w:cs="Calibri"/>
            <w:sz w:val="28"/>
            <w:szCs w:val="28"/>
            <w:rPrChange w:id="375" w:author="AZAIEZ Ikbel" w:date="2022-12-10T15:06:00Z">
              <w:rPr>
                <w:rStyle w:val="normaltextrun"/>
                <w:rFonts w:ascii="Calibri" w:hAnsi="Calibri" w:cs="Calibri"/>
                <w:sz w:val="32"/>
                <w:szCs w:val="32"/>
              </w:rPr>
            </w:rPrChange>
          </w:rPr>
          <w:delText xml:space="preserve">on va mettre </w:delText>
        </w:r>
      </w:del>
      <w:r w:rsidRPr="00291063">
        <w:rPr>
          <w:rStyle w:val="normaltextrun"/>
          <w:rFonts w:ascii="Calibri" w:hAnsi="Calibri" w:cs="Calibri"/>
          <w:sz w:val="28"/>
          <w:szCs w:val="28"/>
          <w:rPrChange w:id="376" w:author="AZAIEZ Ikbel" w:date="2022-12-10T15:06:00Z">
            <w:rPr>
              <w:rStyle w:val="normaltextrun"/>
              <w:rFonts w:ascii="Calibri" w:hAnsi="Calibri" w:cs="Calibri"/>
              <w:sz w:val="32"/>
              <w:szCs w:val="32"/>
            </w:rPr>
          </w:rPrChange>
        </w:rPr>
        <w:t xml:space="preserve">le nombre de pages </w:t>
      </w:r>
      <w:del w:id="377" w:author="AZAIEZ Ikbel" w:date="2022-12-10T15:06:00Z">
        <w:r w:rsidRPr="00291063" w:rsidDel="00291063">
          <w:rPr>
            <w:rStyle w:val="normaltextrun"/>
            <w:rFonts w:ascii="Calibri" w:hAnsi="Calibri" w:cs="Calibri"/>
            <w:sz w:val="28"/>
            <w:szCs w:val="28"/>
            <w:rPrChange w:id="378" w:author="AZAIEZ Ikbel" w:date="2022-12-10T15:06:00Z">
              <w:rPr>
                <w:rStyle w:val="normaltextrun"/>
                <w:rFonts w:ascii="Calibri" w:hAnsi="Calibri" w:cs="Calibri"/>
                <w:sz w:val="32"/>
                <w:szCs w:val="32"/>
              </w:rPr>
            </w:rPrChange>
          </w:rPr>
          <w:delText xml:space="preserve">qui </w:delText>
        </w:r>
      </w:del>
      <w:r w:rsidRPr="00291063">
        <w:rPr>
          <w:rStyle w:val="normaltextrun"/>
          <w:rFonts w:ascii="Calibri" w:hAnsi="Calibri" w:cs="Calibri"/>
          <w:sz w:val="28"/>
          <w:szCs w:val="28"/>
          <w:rPrChange w:id="379" w:author="AZAIEZ Ikbel" w:date="2022-12-10T15:06:00Z">
            <w:rPr>
              <w:rStyle w:val="normaltextrun"/>
              <w:rFonts w:ascii="Calibri" w:hAnsi="Calibri" w:cs="Calibri"/>
              <w:sz w:val="32"/>
              <w:szCs w:val="32"/>
            </w:rPr>
          </w:rPrChange>
        </w:rPr>
        <w:t>sera 18 pages réparti comme suit :</w:t>
      </w:r>
      <w:r w:rsidRPr="00291063">
        <w:rPr>
          <w:rStyle w:val="normaltextrun"/>
          <w:sz w:val="28"/>
          <w:szCs w:val="28"/>
          <w:rPrChange w:id="380" w:author="AZAIEZ Ikbel" w:date="2022-12-10T15:06:00Z">
            <w:rPr>
              <w:rStyle w:val="eop"/>
              <w:rFonts w:ascii="Calibri" w:hAnsi="Calibri" w:cs="Calibri"/>
              <w:sz w:val="32"/>
              <w:szCs w:val="32"/>
            </w:rPr>
          </w:rPrChange>
        </w:rPr>
        <w:t> </w:t>
      </w:r>
    </w:p>
    <w:p w14:paraId="25D654BE" w14:textId="77777777" w:rsidR="00B04023" w:rsidRPr="00291063" w:rsidRDefault="00B04023">
      <w:pPr>
        <w:pStyle w:val="paragraph"/>
        <w:numPr>
          <w:ilvl w:val="0"/>
          <w:numId w:val="32"/>
        </w:numPr>
        <w:spacing w:before="0" w:beforeAutospacing="0" w:after="0" w:afterAutospacing="0" w:line="360" w:lineRule="auto"/>
        <w:jc w:val="both"/>
        <w:textAlignment w:val="baseline"/>
        <w:rPr>
          <w:rStyle w:val="normaltextrun"/>
          <w:rFonts w:ascii="Calibri" w:hAnsi="Calibri" w:cs="Calibri"/>
          <w:sz w:val="28"/>
          <w:szCs w:val="28"/>
          <w:rPrChange w:id="381" w:author="AZAIEZ Ikbel" w:date="2022-12-10T15:06:00Z">
            <w:rPr>
              <w:rFonts w:ascii="Segoe UI" w:hAnsi="Segoe UI" w:cs="Segoe UI"/>
              <w:sz w:val="18"/>
              <w:szCs w:val="18"/>
            </w:rPr>
          </w:rPrChange>
        </w:rPr>
        <w:pPrChange w:id="382" w:author="AZAIEZ Ikbel" w:date="2022-12-10T15:06:00Z">
          <w:pPr>
            <w:pStyle w:val="paragraph"/>
            <w:spacing w:before="0" w:beforeAutospacing="0" w:after="0" w:afterAutospacing="0"/>
            <w:textAlignment w:val="baseline"/>
          </w:pPr>
        </w:pPrChange>
      </w:pPr>
      <w:r w:rsidRPr="00291063">
        <w:rPr>
          <w:rStyle w:val="normaltextrun"/>
          <w:rFonts w:ascii="Calibri" w:hAnsi="Calibri" w:cs="Calibri"/>
          <w:sz w:val="28"/>
          <w:szCs w:val="28"/>
          <w:rPrChange w:id="383" w:author="AZAIEZ Ikbel" w:date="2022-12-10T15:06:00Z">
            <w:rPr>
              <w:rStyle w:val="normaltextrun"/>
              <w:rFonts w:ascii="Calibri" w:hAnsi="Calibri" w:cs="Calibri"/>
              <w:sz w:val="32"/>
              <w:szCs w:val="32"/>
            </w:rPr>
          </w:rPrChange>
        </w:rPr>
        <w:t>Page d’accueil :</w:t>
      </w:r>
      <w:r w:rsidRPr="00291063">
        <w:rPr>
          <w:rStyle w:val="normaltextrun"/>
          <w:sz w:val="28"/>
          <w:szCs w:val="28"/>
          <w:rPrChange w:id="384" w:author="AZAIEZ Ikbel" w:date="2022-12-10T15:06:00Z">
            <w:rPr>
              <w:rStyle w:val="eop"/>
              <w:rFonts w:ascii="Calibri" w:hAnsi="Calibri" w:cs="Calibri"/>
              <w:sz w:val="32"/>
              <w:szCs w:val="32"/>
            </w:rPr>
          </w:rPrChange>
        </w:rPr>
        <w:t> </w:t>
      </w:r>
    </w:p>
    <w:p w14:paraId="2A7DBAFE" w14:textId="0BD18CBF" w:rsidR="00B04023" w:rsidRPr="00291063" w:rsidRDefault="00B04023">
      <w:pPr>
        <w:pStyle w:val="paragraph"/>
        <w:spacing w:before="0" w:beforeAutospacing="0" w:after="0" w:afterAutospacing="0" w:line="360" w:lineRule="auto"/>
        <w:ind w:left="708"/>
        <w:jc w:val="both"/>
        <w:textAlignment w:val="baseline"/>
        <w:rPr>
          <w:rStyle w:val="normaltextrun"/>
          <w:rFonts w:ascii="Calibri" w:hAnsi="Calibri" w:cs="Calibri"/>
          <w:sz w:val="28"/>
          <w:szCs w:val="28"/>
          <w:rPrChange w:id="385" w:author="AZAIEZ Ikbel" w:date="2022-12-10T15:06:00Z">
            <w:rPr>
              <w:rFonts w:ascii="Segoe UI" w:hAnsi="Segoe UI" w:cs="Segoe UI"/>
              <w:sz w:val="18"/>
              <w:szCs w:val="18"/>
            </w:rPr>
          </w:rPrChange>
        </w:rPr>
        <w:pPrChange w:id="386" w:author="AZAIEZ Ikbel" w:date="2022-12-10T15:10:00Z">
          <w:pPr>
            <w:pStyle w:val="paragraph"/>
            <w:spacing w:before="0" w:beforeAutospacing="0" w:after="0" w:afterAutospacing="0"/>
            <w:textAlignment w:val="baseline"/>
          </w:pPr>
        </w:pPrChange>
      </w:pPr>
      <w:r w:rsidRPr="00291063">
        <w:rPr>
          <w:rStyle w:val="normaltextrun"/>
          <w:rFonts w:ascii="Calibri" w:hAnsi="Calibri" w:cs="Calibri"/>
          <w:sz w:val="28"/>
          <w:szCs w:val="28"/>
          <w:rPrChange w:id="387" w:author="AZAIEZ Ikbel" w:date="2022-12-10T15:06:00Z">
            <w:rPr>
              <w:rStyle w:val="normaltextrun"/>
              <w:rFonts w:ascii="Calibri" w:hAnsi="Calibri" w:cs="Calibri"/>
              <w:sz w:val="32"/>
              <w:szCs w:val="32"/>
            </w:rPr>
          </w:rPrChange>
        </w:rPr>
        <w:t xml:space="preserve">C'est la page la plus large et basique qui renferme des informations générales sur notre domaine, l’actualité, les contacts de l’école, les partenaires, le logo de l’école et du </w:t>
      </w:r>
      <w:r w:rsidR="0054231F" w:rsidRPr="00291063">
        <w:rPr>
          <w:rStyle w:val="normaltextrun"/>
          <w:rFonts w:ascii="Calibri" w:hAnsi="Calibri" w:cs="Calibri"/>
          <w:sz w:val="28"/>
          <w:szCs w:val="28"/>
          <w:rPrChange w:id="388" w:author="AZAIEZ Ikbel" w:date="2022-12-10T15:06:00Z">
            <w:rPr>
              <w:rStyle w:val="normaltextrun"/>
              <w:rFonts w:ascii="Calibri" w:hAnsi="Calibri" w:cs="Calibri"/>
              <w:sz w:val="32"/>
              <w:szCs w:val="32"/>
            </w:rPr>
          </w:rPrChange>
        </w:rPr>
        <w:t>département.</w:t>
      </w:r>
      <w:r w:rsidRPr="00291063">
        <w:rPr>
          <w:rStyle w:val="normaltextrun"/>
          <w:sz w:val="28"/>
          <w:szCs w:val="28"/>
          <w:rPrChange w:id="389" w:author="AZAIEZ Ikbel" w:date="2022-12-10T15:06:00Z">
            <w:rPr>
              <w:rStyle w:val="eop"/>
              <w:rFonts w:ascii="Calibri" w:hAnsi="Calibri" w:cs="Calibri"/>
              <w:sz w:val="32"/>
              <w:szCs w:val="32"/>
            </w:rPr>
          </w:rPrChange>
        </w:rPr>
        <w:t> </w:t>
      </w:r>
    </w:p>
    <w:p w14:paraId="347B5E11" w14:textId="77777777" w:rsidR="00B04023" w:rsidRPr="00291063" w:rsidRDefault="00B04023">
      <w:pPr>
        <w:pStyle w:val="paragraph"/>
        <w:numPr>
          <w:ilvl w:val="0"/>
          <w:numId w:val="32"/>
        </w:numPr>
        <w:spacing w:before="0" w:beforeAutospacing="0" w:after="0" w:afterAutospacing="0" w:line="360" w:lineRule="auto"/>
        <w:jc w:val="both"/>
        <w:textAlignment w:val="baseline"/>
        <w:rPr>
          <w:rStyle w:val="normaltextrun"/>
          <w:rFonts w:ascii="Calibri" w:hAnsi="Calibri" w:cs="Calibri"/>
          <w:sz w:val="28"/>
          <w:szCs w:val="28"/>
          <w:rPrChange w:id="390" w:author="AZAIEZ Ikbel" w:date="2022-12-10T15:06:00Z">
            <w:rPr>
              <w:rFonts w:ascii="Segoe UI" w:hAnsi="Segoe UI" w:cs="Segoe UI"/>
              <w:sz w:val="18"/>
              <w:szCs w:val="18"/>
            </w:rPr>
          </w:rPrChange>
        </w:rPr>
        <w:pPrChange w:id="391" w:author="AZAIEZ Ikbel" w:date="2022-12-10T15:09:00Z">
          <w:pPr>
            <w:pStyle w:val="paragraph"/>
            <w:spacing w:before="0" w:beforeAutospacing="0" w:after="0" w:afterAutospacing="0"/>
            <w:textAlignment w:val="baseline"/>
          </w:pPr>
        </w:pPrChange>
      </w:pPr>
      <w:r w:rsidRPr="00291063">
        <w:rPr>
          <w:rStyle w:val="normaltextrun"/>
          <w:rFonts w:ascii="Calibri" w:hAnsi="Calibri" w:cs="Calibri"/>
          <w:sz w:val="28"/>
          <w:szCs w:val="28"/>
          <w:rPrChange w:id="392" w:author="AZAIEZ Ikbel" w:date="2022-12-10T15:06:00Z">
            <w:rPr>
              <w:rStyle w:val="normaltextrun"/>
              <w:rFonts w:ascii="Calibri" w:hAnsi="Calibri" w:cs="Calibri"/>
              <w:sz w:val="32"/>
              <w:szCs w:val="32"/>
            </w:rPr>
          </w:rPrChange>
        </w:rPr>
        <w:t>Espace administratif :</w:t>
      </w:r>
      <w:r w:rsidRPr="00291063">
        <w:rPr>
          <w:rStyle w:val="normaltextrun"/>
          <w:sz w:val="28"/>
          <w:szCs w:val="28"/>
          <w:rPrChange w:id="393" w:author="AZAIEZ Ikbel" w:date="2022-12-10T15:06:00Z">
            <w:rPr>
              <w:rStyle w:val="eop"/>
              <w:rFonts w:ascii="Calibri" w:hAnsi="Calibri" w:cs="Calibri"/>
              <w:sz w:val="32"/>
              <w:szCs w:val="32"/>
            </w:rPr>
          </w:rPrChange>
        </w:rPr>
        <w:t> </w:t>
      </w:r>
    </w:p>
    <w:p w14:paraId="7BD48A10" w14:textId="5F843B21" w:rsidR="00B04023" w:rsidRPr="00291063" w:rsidRDefault="00B04023">
      <w:pPr>
        <w:pStyle w:val="paragraph"/>
        <w:spacing w:before="0" w:beforeAutospacing="0" w:after="0" w:afterAutospacing="0" w:line="360" w:lineRule="auto"/>
        <w:ind w:left="708"/>
        <w:jc w:val="both"/>
        <w:textAlignment w:val="baseline"/>
        <w:rPr>
          <w:rStyle w:val="normaltextrun"/>
          <w:rFonts w:ascii="Calibri" w:hAnsi="Calibri" w:cs="Calibri"/>
          <w:sz w:val="28"/>
          <w:szCs w:val="28"/>
          <w:rPrChange w:id="394" w:author="AZAIEZ Ikbel" w:date="2022-12-10T15:06:00Z">
            <w:rPr>
              <w:rFonts w:ascii="Segoe UI" w:hAnsi="Segoe UI" w:cs="Segoe UI"/>
              <w:sz w:val="18"/>
              <w:szCs w:val="18"/>
            </w:rPr>
          </w:rPrChange>
        </w:rPr>
        <w:pPrChange w:id="395" w:author="AZAIEZ Ikbel" w:date="2022-12-10T15:09:00Z">
          <w:pPr>
            <w:pStyle w:val="paragraph"/>
            <w:spacing w:before="0" w:beforeAutospacing="0" w:after="0" w:afterAutospacing="0"/>
            <w:textAlignment w:val="baseline"/>
          </w:pPr>
        </w:pPrChange>
      </w:pPr>
      <w:del w:id="396" w:author="AZAIEZ Ikbel" w:date="2022-12-10T15:09:00Z">
        <w:r w:rsidRPr="00291063" w:rsidDel="008962DD">
          <w:rPr>
            <w:rStyle w:val="normaltextrun"/>
            <w:rFonts w:ascii="Calibri" w:hAnsi="Calibri" w:cs="Calibri"/>
            <w:sz w:val="28"/>
            <w:szCs w:val="28"/>
            <w:rPrChange w:id="397" w:author="AZAIEZ Ikbel" w:date="2022-12-10T15:06:00Z">
              <w:rPr>
                <w:rStyle w:val="normaltextrun"/>
                <w:rFonts w:ascii="Calibri" w:hAnsi="Calibri" w:cs="Calibri"/>
                <w:sz w:val="32"/>
                <w:szCs w:val="32"/>
              </w:rPr>
            </w:rPrChange>
          </w:rPr>
          <w:delText xml:space="preserve">Renferme </w:delText>
        </w:r>
      </w:del>
      <w:ins w:id="398" w:author="AZAIEZ Ikbel" w:date="2022-12-10T15:09:00Z">
        <w:r w:rsidR="008962DD">
          <w:rPr>
            <w:rStyle w:val="normaltextrun"/>
            <w:rFonts w:ascii="Calibri" w:hAnsi="Calibri" w:cs="Calibri"/>
            <w:sz w:val="28"/>
            <w:szCs w:val="28"/>
          </w:rPr>
          <w:t>Regroupe</w:t>
        </w:r>
        <w:r w:rsidR="008962DD" w:rsidRPr="00291063">
          <w:rPr>
            <w:rStyle w:val="normaltextrun"/>
            <w:rFonts w:ascii="Calibri" w:hAnsi="Calibri" w:cs="Calibri"/>
            <w:sz w:val="28"/>
            <w:szCs w:val="28"/>
            <w:rPrChange w:id="399" w:author="AZAIEZ Ikbel" w:date="2022-12-10T15:06:00Z">
              <w:rPr>
                <w:rStyle w:val="normaltextrun"/>
                <w:rFonts w:ascii="Calibri" w:hAnsi="Calibri" w:cs="Calibri"/>
                <w:sz w:val="32"/>
                <w:szCs w:val="32"/>
              </w:rPr>
            </w:rPrChange>
          </w:rPr>
          <w:t xml:space="preserve"> </w:t>
        </w:r>
      </w:ins>
      <w:r w:rsidRPr="00291063">
        <w:rPr>
          <w:rStyle w:val="normaltextrun"/>
          <w:rFonts w:ascii="Calibri" w:hAnsi="Calibri" w:cs="Calibri"/>
          <w:sz w:val="28"/>
          <w:szCs w:val="28"/>
          <w:rPrChange w:id="400" w:author="AZAIEZ Ikbel" w:date="2022-12-10T15:06:00Z">
            <w:rPr>
              <w:rStyle w:val="normaltextrun"/>
              <w:rFonts w:ascii="Calibri" w:hAnsi="Calibri" w:cs="Calibri"/>
              <w:sz w:val="32"/>
              <w:szCs w:val="32"/>
            </w:rPr>
          </w:rPrChange>
        </w:rPr>
        <w:t xml:space="preserve">8 pages contiennent des informations différentes en relation avec le département tel que la présentation du directeur de département, les enseignants et leurs contacts et des statistiques concernant le taux du succès, les sujets </w:t>
      </w:r>
      <w:r w:rsidR="009F5DDB" w:rsidRPr="00291063">
        <w:rPr>
          <w:rStyle w:val="normaltextrun"/>
          <w:rFonts w:ascii="Calibri" w:hAnsi="Calibri" w:cs="Calibri"/>
          <w:sz w:val="28"/>
          <w:szCs w:val="28"/>
          <w:rPrChange w:id="401" w:author="AZAIEZ Ikbel" w:date="2022-12-10T15:06:00Z">
            <w:rPr>
              <w:rStyle w:val="normaltextrun"/>
              <w:rFonts w:ascii="Calibri" w:hAnsi="Calibri" w:cs="Calibri"/>
              <w:sz w:val="32"/>
              <w:szCs w:val="32"/>
            </w:rPr>
          </w:rPrChange>
        </w:rPr>
        <w:t xml:space="preserve">PFe </w:t>
      </w:r>
      <w:r w:rsidR="00F456B3" w:rsidRPr="00291063">
        <w:rPr>
          <w:rStyle w:val="normaltextrun"/>
          <w:rFonts w:ascii="Calibri" w:hAnsi="Calibri" w:cs="Calibri"/>
          <w:sz w:val="28"/>
          <w:szCs w:val="28"/>
          <w:rPrChange w:id="402" w:author="AZAIEZ Ikbel" w:date="2022-12-10T15:06:00Z">
            <w:rPr>
              <w:rStyle w:val="normaltextrun"/>
              <w:rFonts w:ascii="Calibri" w:hAnsi="Calibri" w:cs="Calibri"/>
              <w:sz w:val="32"/>
              <w:szCs w:val="32"/>
            </w:rPr>
          </w:rPrChange>
        </w:rPr>
        <w:t>choisi,</w:t>
      </w:r>
      <w:r w:rsidRPr="00291063">
        <w:rPr>
          <w:rStyle w:val="normaltextrun"/>
          <w:rFonts w:ascii="Calibri" w:hAnsi="Calibri" w:cs="Calibri"/>
          <w:sz w:val="28"/>
          <w:szCs w:val="28"/>
          <w:rPrChange w:id="403" w:author="AZAIEZ Ikbel" w:date="2022-12-10T15:06:00Z">
            <w:rPr>
              <w:rStyle w:val="normaltextrun"/>
              <w:rFonts w:ascii="Calibri" w:hAnsi="Calibri" w:cs="Calibri"/>
              <w:sz w:val="32"/>
              <w:szCs w:val="32"/>
            </w:rPr>
          </w:rPrChange>
        </w:rPr>
        <w:t xml:space="preserve"> etc.</w:t>
      </w:r>
      <w:del w:id="404" w:author="AZAIEZ Ikbel" w:date="2022-12-10T15:09:00Z">
        <w:r w:rsidRPr="00291063" w:rsidDel="008962DD">
          <w:rPr>
            <w:rStyle w:val="normaltextrun"/>
            <w:rFonts w:ascii="Calibri" w:hAnsi="Calibri" w:cs="Calibri"/>
            <w:sz w:val="28"/>
            <w:szCs w:val="28"/>
            <w:rPrChange w:id="405" w:author="AZAIEZ Ikbel" w:date="2022-12-10T15:06:00Z">
              <w:rPr>
                <w:rStyle w:val="normaltextrun"/>
                <w:rFonts w:ascii="Calibri" w:hAnsi="Calibri" w:cs="Calibri"/>
                <w:sz w:val="32"/>
                <w:szCs w:val="32"/>
              </w:rPr>
            </w:rPrChange>
          </w:rPr>
          <w:delText>..</w:delText>
        </w:r>
        <w:r w:rsidRPr="00291063" w:rsidDel="008962DD">
          <w:rPr>
            <w:rStyle w:val="normaltextrun"/>
            <w:sz w:val="28"/>
            <w:szCs w:val="28"/>
            <w:rPrChange w:id="406" w:author="AZAIEZ Ikbel" w:date="2022-12-10T15:06:00Z">
              <w:rPr>
                <w:rStyle w:val="eop"/>
                <w:rFonts w:ascii="Calibri" w:hAnsi="Calibri" w:cs="Calibri"/>
                <w:sz w:val="32"/>
                <w:szCs w:val="32"/>
              </w:rPr>
            </w:rPrChange>
          </w:rPr>
          <w:delText> </w:delText>
        </w:r>
      </w:del>
    </w:p>
    <w:p w14:paraId="23C18A7D" w14:textId="77777777" w:rsidR="00B04023" w:rsidRPr="00291063" w:rsidRDefault="00B04023">
      <w:pPr>
        <w:pStyle w:val="paragraph"/>
        <w:numPr>
          <w:ilvl w:val="0"/>
          <w:numId w:val="32"/>
        </w:numPr>
        <w:spacing w:before="0" w:beforeAutospacing="0" w:after="0" w:afterAutospacing="0" w:line="360" w:lineRule="auto"/>
        <w:jc w:val="both"/>
        <w:textAlignment w:val="baseline"/>
        <w:rPr>
          <w:rStyle w:val="normaltextrun"/>
          <w:rFonts w:ascii="Calibri" w:hAnsi="Calibri" w:cs="Calibri"/>
          <w:sz w:val="28"/>
          <w:szCs w:val="28"/>
          <w:rPrChange w:id="407" w:author="AZAIEZ Ikbel" w:date="2022-12-10T15:06:00Z">
            <w:rPr>
              <w:rFonts w:ascii="Segoe UI" w:hAnsi="Segoe UI" w:cs="Segoe UI"/>
              <w:sz w:val="18"/>
              <w:szCs w:val="18"/>
            </w:rPr>
          </w:rPrChange>
        </w:rPr>
        <w:pPrChange w:id="408" w:author="AZAIEZ Ikbel" w:date="2022-12-10T15:09:00Z">
          <w:pPr>
            <w:pStyle w:val="paragraph"/>
            <w:spacing w:before="0" w:beforeAutospacing="0" w:after="0" w:afterAutospacing="0"/>
            <w:textAlignment w:val="baseline"/>
          </w:pPr>
        </w:pPrChange>
      </w:pPr>
      <w:r w:rsidRPr="00291063">
        <w:rPr>
          <w:rStyle w:val="normaltextrun"/>
          <w:rFonts w:ascii="Calibri" w:hAnsi="Calibri" w:cs="Calibri"/>
          <w:sz w:val="28"/>
          <w:szCs w:val="28"/>
          <w:rPrChange w:id="409" w:author="AZAIEZ Ikbel" w:date="2022-12-10T15:06:00Z">
            <w:rPr>
              <w:rStyle w:val="normaltextrun"/>
              <w:rFonts w:ascii="Calibri" w:hAnsi="Calibri" w:cs="Calibri"/>
              <w:sz w:val="32"/>
              <w:szCs w:val="32"/>
            </w:rPr>
          </w:rPrChange>
        </w:rPr>
        <w:t>Espace étudiant :</w:t>
      </w:r>
      <w:r w:rsidRPr="00291063">
        <w:rPr>
          <w:rStyle w:val="normaltextrun"/>
          <w:sz w:val="28"/>
          <w:szCs w:val="28"/>
          <w:rPrChange w:id="410" w:author="AZAIEZ Ikbel" w:date="2022-12-10T15:06:00Z">
            <w:rPr>
              <w:rStyle w:val="eop"/>
              <w:rFonts w:ascii="Calibri" w:hAnsi="Calibri" w:cs="Calibri"/>
              <w:sz w:val="32"/>
              <w:szCs w:val="32"/>
            </w:rPr>
          </w:rPrChange>
        </w:rPr>
        <w:t> </w:t>
      </w:r>
    </w:p>
    <w:p w14:paraId="52EAAEDB" w14:textId="77777777" w:rsidR="00B04023" w:rsidRPr="00291063" w:rsidRDefault="00B04023">
      <w:pPr>
        <w:pStyle w:val="paragraph"/>
        <w:spacing w:before="0" w:beforeAutospacing="0" w:after="0" w:afterAutospacing="0" w:line="360" w:lineRule="auto"/>
        <w:ind w:left="708"/>
        <w:jc w:val="both"/>
        <w:textAlignment w:val="baseline"/>
        <w:rPr>
          <w:rStyle w:val="normaltextrun"/>
          <w:rFonts w:ascii="Calibri" w:hAnsi="Calibri" w:cs="Calibri"/>
          <w:sz w:val="28"/>
          <w:szCs w:val="28"/>
          <w:rPrChange w:id="411" w:author="AZAIEZ Ikbel" w:date="2022-12-10T15:06:00Z">
            <w:rPr>
              <w:rFonts w:ascii="Segoe UI" w:hAnsi="Segoe UI" w:cs="Segoe UI"/>
              <w:sz w:val="18"/>
              <w:szCs w:val="18"/>
            </w:rPr>
          </w:rPrChange>
        </w:rPr>
        <w:pPrChange w:id="412" w:author="AZAIEZ Ikbel" w:date="2022-12-10T15:09:00Z">
          <w:pPr>
            <w:pStyle w:val="paragraph"/>
            <w:spacing w:before="0" w:beforeAutospacing="0" w:after="0" w:afterAutospacing="0"/>
            <w:textAlignment w:val="baseline"/>
          </w:pPr>
        </w:pPrChange>
      </w:pPr>
      <w:r w:rsidRPr="00291063">
        <w:rPr>
          <w:rStyle w:val="normaltextrun"/>
          <w:rFonts w:ascii="Calibri" w:hAnsi="Calibri" w:cs="Calibri"/>
          <w:sz w:val="28"/>
          <w:szCs w:val="28"/>
          <w:rPrChange w:id="413" w:author="AZAIEZ Ikbel" w:date="2022-12-10T15:06:00Z">
            <w:rPr>
              <w:rStyle w:val="normaltextrun"/>
              <w:rFonts w:ascii="Calibri" w:hAnsi="Calibri" w:cs="Calibri"/>
              <w:sz w:val="32"/>
              <w:szCs w:val="32"/>
            </w:rPr>
          </w:rPrChange>
        </w:rPr>
        <w:t>Transmet aux visiteurs la vie de l’étudiant dans notre département sur tous les plans ; les clubs, la mission d’un génie communication et réseaux, les certificats gratuits, les compétitions, les entreprises qu’on peut travailler avec, les partenariats etc.</w:t>
      </w:r>
      <w:del w:id="414" w:author="AZAIEZ Ikbel" w:date="2022-12-10T15:09:00Z">
        <w:r w:rsidRPr="00291063" w:rsidDel="00ED4E5D">
          <w:rPr>
            <w:rStyle w:val="normaltextrun"/>
            <w:rFonts w:ascii="Calibri" w:hAnsi="Calibri" w:cs="Calibri"/>
            <w:sz w:val="28"/>
            <w:szCs w:val="28"/>
            <w:rPrChange w:id="415" w:author="AZAIEZ Ikbel" w:date="2022-12-10T15:06:00Z">
              <w:rPr>
                <w:rStyle w:val="normaltextrun"/>
                <w:rFonts w:ascii="Calibri" w:hAnsi="Calibri" w:cs="Calibri"/>
                <w:sz w:val="32"/>
                <w:szCs w:val="32"/>
              </w:rPr>
            </w:rPrChange>
          </w:rPr>
          <w:delText>...</w:delText>
        </w:r>
        <w:r w:rsidRPr="00291063" w:rsidDel="00ED4E5D">
          <w:rPr>
            <w:rStyle w:val="normaltextrun"/>
            <w:sz w:val="28"/>
            <w:szCs w:val="28"/>
            <w:rPrChange w:id="416" w:author="AZAIEZ Ikbel" w:date="2022-12-10T15:06:00Z">
              <w:rPr>
                <w:rStyle w:val="eop"/>
                <w:rFonts w:ascii="Calibri" w:hAnsi="Calibri" w:cs="Calibri"/>
                <w:sz w:val="32"/>
                <w:szCs w:val="32"/>
              </w:rPr>
            </w:rPrChange>
          </w:rPr>
          <w:delText> </w:delText>
        </w:r>
      </w:del>
    </w:p>
    <w:p w14:paraId="1042F269"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lastRenderedPageBreak/>
        <w:t> </w:t>
      </w:r>
    </w:p>
    <w:p w14:paraId="735A5A5E" w14:textId="77777777" w:rsidR="00B04023" w:rsidRPr="00023D68" w:rsidRDefault="00B04023">
      <w:pPr>
        <w:pStyle w:val="Titre1"/>
        <w:numPr>
          <w:ilvl w:val="1"/>
          <w:numId w:val="31"/>
        </w:numPr>
        <w:spacing w:line="360" w:lineRule="auto"/>
        <w:rPr>
          <w:rStyle w:val="normaltextrun"/>
          <w:color w:val="00B0F0"/>
          <w:rPrChange w:id="417" w:author="AZAIEZ Ikbel" w:date="2022-12-10T15:10:00Z">
            <w:rPr>
              <w:rFonts w:ascii="Calibri" w:hAnsi="Calibri" w:cs="Calibri"/>
              <w:sz w:val="36"/>
              <w:szCs w:val="36"/>
            </w:rPr>
          </w:rPrChange>
        </w:rPr>
        <w:pPrChange w:id="418" w:author="AZAIEZ Ikbel" w:date="2022-12-10T15:10:00Z">
          <w:pPr>
            <w:pStyle w:val="paragraph"/>
            <w:spacing w:before="0" w:beforeAutospacing="0" w:after="0" w:afterAutospacing="0"/>
            <w:textAlignment w:val="baseline"/>
          </w:pPr>
        </w:pPrChange>
      </w:pPr>
      <w:bookmarkStart w:id="419" w:name="_Toc121578239"/>
      <w:r w:rsidRPr="00023D68">
        <w:rPr>
          <w:rStyle w:val="normaltextrun"/>
          <w:rFonts w:ascii="Calibri" w:hAnsi="Calibri" w:cs="Calibri"/>
          <w:color w:val="00B0F0"/>
          <w:sz w:val="36"/>
          <w:szCs w:val="36"/>
          <w:rPrChange w:id="420" w:author="AZAIEZ Ikbel" w:date="2022-12-10T15:10:00Z">
            <w:rPr>
              <w:rStyle w:val="normaltextrun"/>
              <w:rFonts w:ascii="Calibri" w:hAnsi="Calibri" w:cs="Calibri"/>
              <w:color w:val="2F5496"/>
              <w:sz w:val="36"/>
              <w:szCs w:val="36"/>
            </w:rPr>
          </w:rPrChange>
        </w:rPr>
        <w:t>Le choix de la palette des couleurs</w:t>
      </w:r>
      <w:bookmarkEnd w:id="419"/>
      <w:r w:rsidRPr="00023D68">
        <w:rPr>
          <w:rStyle w:val="normaltextrun"/>
          <w:color w:val="00B0F0"/>
          <w:rPrChange w:id="421" w:author="AZAIEZ Ikbel" w:date="2022-12-10T15:10:00Z">
            <w:rPr>
              <w:rStyle w:val="eop"/>
              <w:rFonts w:ascii="Calibri" w:hAnsi="Calibri" w:cs="Calibri"/>
              <w:color w:val="2F5496"/>
              <w:sz w:val="36"/>
              <w:szCs w:val="36"/>
            </w:rPr>
          </w:rPrChange>
        </w:rPr>
        <w:t> </w:t>
      </w:r>
    </w:p>
    <w:p w14:paraId="6C49B923" w14:textId="77777777" w:rsidR="00B04023" w:rsidRPr="00023D68"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422" w:author="AZAIEZ Ikbel" w:date="2022-12-10T15:10:00Z">
            <w:rPr>
              <w:rFonts w:ascii="Segoe UI" w:hAnsi="Segoe UI" w:cs="Segoe UI"/>
              <w:sz w:val="18"/>
              <w:szCs w:val="18"/>
            </w:rPr>
          </w:rPrChange>
        </w:rPr>
        <w:pPrChange w:id="423" w:author="AZAIEZ Ikbel" w:date="2022-12-10T15:10:00Z">
          <w:pPr>
            <w:pStyle w:val="paragraph"/>
            <w:spacing w:before="0" w:beforeAutospacing="0" w:after="0" w:afterAutospacing="0"/>
            <w:textAlignment w:val="baseline"/>
          </w:pPr>
        </w:pPrChange>
      </w:pPr>
      <w:r w:rsidRPr="00023D68">
        <w:rPr>
          <w:rStyle w:val="normaltextrun"/>
          <w:rFonts w:ascii="Calibri" w:hAnsi="Calibri" w:cs="Calibri"/>
          <w:sz w:val="28"/>
          <w:szCs w:val="28"/>
          <w:rPrChange w:id="424" w:author="AZAIEZ Ikbel" w:date="2022-12-10T15:10:00Z">
            <w:rPr>
              <w:rStyle w:val="normaltextrun"/>
              <w:rFonts w:ascii="Calibri" w:hAnsi="Calibri" w:cs="Calibri"/>
              <w:sz w:val="32"/>
              <w:szCs w:val="32"/>
            </w:rPr>
          </w:rPrChange>
        </w:rPr>
        <w:t>Après les recherches qu’on fait à propos le choix des couleurs on a trouvé que le nombre idéal des couleurs est entre 3 et 4 pour que le travail ne sera pas chargé et le visiteur soit attiré.</w:t>
      </w:r>
      <w:r w:rsidRPr="00023D68">
        <w:rPr>
          <w:rStyle w:val="normaltextrun"/>
          <w:sz w:val="28"/>
          <w:szCs w:val="28"/>
          <w:rPrChange w:id="425" w:author="AZAIEZ Ikbel" w:date="2022-12-10T15:10:00Z">
            <w:rPr>
              <w:rStyle w:val="eop"/>
              <w:rFonts w:ascii="Calibri" w:hAnsi="Calibri" w:cs="Calibri"/>
              <w:sz w:val="32"/>
              <w:szCs w:val="32"/>
            </w:rPr>
          </w:rPrChange>
        </w:rPr>
        <w:t> </w:t>
      </w:r>
    </w:p>
    <w:p w14:paraId="6350709E" w14:textId="77777777" w:rsidR="00B04023" w:rsidRPr="00023D68"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426" w:author="AZAIEZ Ikbel" w:date="2022-12-10T15:10:00Z">
            <w:rPr>
              <w:rFonts w:ascii="Segoe UI" w:hAnsi="Segoe UI" w:cs="Segoe UI"/>
              <w:sz w:val="18"/>
              <w:szCs w:val="18"/>
            </w:rPr>
          </w:rPrChange>
        </w:rPr>
        <w:pPrChange w:id="427" w:author="AZAIEZ Ikbel" w:date="2022-12-10T15:10:00Z">
          <w:pPr>
            <w:pStyle w:val="paragraph"/>
            <w:spacing w:before="0" w:beforeAutospacing="0" w:after="0" w:afterAutospacing="0"/>
            <w:textAlignment w:val="baseline"/>
          </w:pPr>
        </w:pPrChange>
      </w:pPr>
      <w:r w:rsidRPr="00023D68">
        <w:rPr>
          <w:rStyle w:val="normaltextrun"/>
          <w:rFonts w:ascii="Calibri" w:hAnsi="Calibri" w:cs="Calibri"/>
          <w:sz w:val="28"/>
          <w:szCs w:val="28"/>
          <w:rPrChange w:id="428" w:author="AZAIEZ Ikbel" w:date="2022-12-10T15:10:00Z">
            <w:rPr>
              <w:rStyle w:val="normaltextrun"/>
              <w:rFonts w:ascii="Calibri" w:hAnsi="Calibri" w:cs="Calibri"/>
              <w:sz w:val="32"/>
              <w:szCs w:val="32"/>
            </w:rPr>
          </w:rPrChange>
        </w:rPr>
        <w:t>En fait les couleurs les plus utilisés dans le domaine des technologies sont ; le bleu, le gris, quelques couleurs vifs tels que l’orangé, le mauve, ...avec des degrés différents.</w:t>
      </w:r>
      <w:r w:rsidRPr="00023D68">
        <w:rPr>
          <w:rStyle w:val="normaltextrun"/>
          <w:sz w:val="28"/>
          <w:szCs w:val="28"/>
          <w:rPrChange w:id="429" w:author="AZAIEZ Ikbel" w:date="2022-12-10T15:10:00Z">
            <w:rPr>
              <w:rStyle w:val="eop"/>
              <w:rFonts w:ascii="Calibri" w:hAnsi="Calibri" w:cs="Calibri"/>
              <w:sz w:val="32"/>
              <w:szCs w:val="32"/>
            </w:rPr>
          </w:rPrChange>
        </w:rPr>
        <w:t> </w:t>
      </w:r>
    </w:p>
    <w:p w14:paraId="1FFD55CF" w14:textId="1CE5DBCD" w:rsidR="00B04023" w:rsidRDefault="002E0D8E">
      <w:pPr>
        <w:jc w:val="center"/>
        <w:rPr>
          <w:rFonts w:ascii="Segoe UI" w:hAnsi="Segoe UI" w:cs="Segoe UI"/>
          <w:sz w:val="18"/>
          <w:szCs w:val="18"/>
        </w:rPr>
        <w:pPrChange w:id="430" w:author="AZAIEZ Ikbel" w:date="2022-12-10T15:25:00Z">
          <w:pPr>
            <w:pStyle w:val="paragraph"/>
            <w:spacing w:before="0" w:beforeAutospacing="0" w:after="0" w:afterAutospacing="0"/>
            <w:textAlignment w:val="baseline"/>
          </w:pPr>
        </w:pPrChange>
      </w:pPr>
      <w:r>
        <w:rPr>
          <w:noProof/>
        </w:rPr>
        <w:drawing>
          <wp:inline distT="0" distB="0" distL="0" distR="0" wp14:anchorId="1F2FCD1A" wp14:editId="6862D6FB">
            <wp:extent cx="5103706" cy="3156062"/>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2591" cy="3161557"/>
                    </a:xfrm>
                    <a:prstGeom prst="rect">
                      <a:avLst/>
                    </a:prstGeom>
                    <a:noFill/>
                    <a:ln>
                      <a:noFill/>
                    </a:ln>
                  </pic:spPr>
                </pic:pic>
              </a:graphicData>
            </a:graphic>
          </wp:inline>
        </w:drawing>
      </w:r>
    </w:p>
    <w:p w14:paraId="54D1BC11" w14:textId="29FFE4FB" w:rsidR="00B04023" w:rsidRDefault="00023D68">
      <w:pPr>
        <w:pStyle w:val="Lgende"/>
        <w:jc w:val="center"/>
        <w:rPr>
          <w:rFonts w:ascii="Segoe UI" w:hAnsi="Segoe UI" w:cs="Segoe UI"/>
        </w:rPr>
        <w:pPrChange w:id="431" w:author="AZAIEZ Ikbel" w:date="2022-12-10T15:11:00Z">
          <w:pPr>
            <w:pStyle w:val="paragraph"/>
            <w:spacing w:before="0" w:beforeAutospacing="0" w:after="0" w:afterAutospacing="0"/>
            <w:textAlignment w:val="baseline"/>
          </w:pPr>
        </w:pPrChange>
      </w:pPr>
      <w:bookmarkStart w:id="432" w:name="_Toc121578297"/>
      <w:bookmarkStart w:id="433" w:name="_Toc121578406"/>
      <w:bookmarkStart w:id="434" w:name="_Toc121578473"/>
      <w:ins w:id="435" w:author="AZAIEZ Ikbel" w:date="2022-12-10T15:11:00Z">
        <w:r>
          <w:t xml:space="preserve">Figure </w:t>
        </w:r>
        <w:r>
          <w:fldChar w:fldCharType="begin"/>
        </w:r>
        <w:r>
          <w:instrText xml:space="preserve"> SEQ Figure \* ARABIC </w:instrText>
        </w:r>
      </w:ins>
      <w:r>
        <w:fldChar w:fldCharType="separate"/>
      </w:r>
      <w:ins w:id="436" w:author="AZAIEZ Ikbel" w:date="2022-12-10T15:19:00Z">
        <w:r w:rsidR="00D708C6">
          <w:rPr>
            <w:noProof/>
          </w:rPr>
          <w:t>2</w:t>
        </w:r>
      </w:ins>
      <w:ins w:id="437" w:author="AZAIEZ Ikbel" w:date="2022-12-10T15:11:00Z">
        <w:r>
          <w:fldChar w:fldCharType="end"/>
        </w:r>
        <w:r>
          <w:t>.</w:t>
        </w:r>
      </w:ins>
      <w:bookmarkEnd w:id="432"/>
      <w:bookmarkEnd w:id="433"/>
      <w:bookmarkEnd w:id="434"/>
    </w:p>
    <w:p w14:paraId="6E63265E" w14:textId="77777777" w:rsidR="009D503F" w:rsidRDefault="00B04023">
      <w:pPr>
        <w:jc w:val="center"/>
        <w:rPr>
          <w:ins w:id="438" w:author="AZAIEZ Ikbel" w:date="2022-12-10T15:25:00Z"/>
        </w:rPr>
        <w:pPrChange w:id="439" w:author="AZAIEZ Ikbel" w:date="2022-12-10T15:25:00Z">
          <w:pPr/>
        </w:pPrChange>
      </w:pPr>
      <w:bookmarkStart w:id="440" w:name="_Toc121578298"/>
      <w:r>
        <w:rPr>
          <w:noProof/>
        </w:rPr>
        <w:lastRenderedPageBreak/>
        <w:drawing>
          <wp:inline distT="0" distB="0" distL="0" distR="0" wp14:anchorId="1F13BCA0" wp14:editId="78BF4C2B">
            <wp:extent cx="4554070" cy="2733346"/>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0144" cy="2748996"/>
                    </a:xfrm>
                    <a:prstGeom prst="rect">
                      <a:avLst/>
                    </a:prstGeom>
                    <a:noFill/>
                    <a:ln>
                      <a:noFill/>
                    </a:ln>
                  </pic:spPr>
                </pic:pic>
              </a:graphicData>
            </a:graphic>
          </wp:inline>
        </w:drawing>
      </w:r>
    </w:p>
    <w:p w14:paraId="0D28B82A" w14:textId="01427A86" w:rsidR="00B04023" w:rsidRDefault="00023D68">
      <w:pPr>
        <w:jc w:val="center"/>
        <w:rPr>
          <w:rFonts w:ascii="Segoe UI" w:hAnsi="Segoe UI" w:cs="Segoe UI"/>
          <w:sz w:val="18"/>
          <w:szCs w:val="18"/>
        </w:rPr>
        <w:pPrChange w:id="441" w:author="AZAIEZ Ikbel" w:date="2022-12-10T15:25:00Z">
          <w:pPr>
            <w:pStyle w:val="paragraph"/>
            <w:spacing w:before="0" w:beforeAutospacing="0" w:after="0" w:afterAutospacing="0"/>
            <w:textAlignment w:val="baseline"/>
          </w:pPr>
        </w:pPrChange>
      </w:pPr>
      <w:bookmarkStart w:id="442" w:name="_Toc121578407"/>
      <w:bookmarkStart w:id="443" w:name="_Toc121578474"/>
      <w:ins w:id="444" w:author="AZAIEZ Ikbel" w:date="2022-12-10T15:11:00Z">
        <w:r>
          <w:t xml:space="preserve">Figure </w:t>
        </w:r>
        <w:r>
          <w:fldChar w:fldCharType="begin"/>
        </w:r>
        <w:r>
          <w:instrText xml:space="preserve"> SEQ Figure \* ARABIC </w:instrText>
        </w:r>
      </w:ins>
      <w:r>
        <w:fldChar w:fldCharType="separate"/>
      </w:r>
      <w:ins w:id="445" w:author="AZAIEZ Ikbel" w:date="2022-12-10T15:19:00Z">
        <w:r w:rsidR="00D708C6">
          <w:rPr>
            <w:noProof/>
          </w:rPr>
          <w:t>3</w:t>
        </w:r>
      </w:ins>
      <w:bookmarkEnd w:id="440"/>
      <w:bookmarkEnd w:id="442"/>
      <w:bookmarkEnd w:id="443"/>
      <w:ins w:id="446" w:author="AZAIEZ Ikbel" w:date="2022-12-10T15:11:00Z">
        <w:r>
          <w:fldChar w:fldCharType="end"/>
        </w:r>
      </w:ins>
    </w:p>
    <w:p w14:paraId="6E2DCA85" w14:textId="77777777" w:rsidR="00B04023" w:rsidRPr="00023D68" w:rsidRDefault="00B04023" w:rsidP="002E0D8E">
      <w:pPr>
        <w:pStyle w:val="paragraph"/>
        <w:spacing w:before="0" w:beforeAutospacing="0" w:after="0" w:afterAutospacing="0"/>
        <w:textAlignment w:val="baseline"/>
        <w:rPr>
          <w:rFonts w:ascii="Calibri" w:hAnsi="Calibri" w:cs="Calibri"/>
          <w:sz w:val="28"/>
          <w:szCs w:val="28"/>
          <w:rPrChange w:id="447" w:author="AZAIEZ Ikbel" w:date="2022-12-10T15:12:00Z">
            <w:rPr>
              <w:rFonts w:ascii="Calibri" w:hAnsi="Calibri" w:cs="Calibri"/>
              <w:sz w:val="32"/>
              <w:szCs w:val="32"/>
            </w:rPr>
          </w:rPrChange>
        </w:rPr>
      </w:pPr>
      <w:r w:rsidRPr="00023D68">
        <w:rPr>
          <w:rStyle w:val="normaltextrun"/>
          <w:rFonts w:ascii="Calibri" w:hAnsi="Calibri" w:cs="Calibri"/>
          <w:sz w:val="28"/>
          <w:szCs w:val="28"/>
          <w:rPrChange w:id="448" w:author="AZAIEZ Ikbel" w:date="2022-12-10T15:12:00Z">
            <w:rPr>
              <w:rStyle w:val="normaltextrun"/>
              <w:rFonts w:ascii="Calibri" w:hAnsi="Calibri" w:cs="Calibri"/>
              <w:sz w:val="32"/>
              <w:szCs w:val="32"/>
            </w:rPr>
          </w:rPrChange>
        </w:rPr>
        <w:t>Ces deux palettes représentent les couleurs de bases qu’on a utilisés.</w:t>
      </w:r>
      <w:r w:rsidRPr="00023D68">
        <w:rPr>
          <w:rStyle w:val="eop"/>
          <w:rFonts w:ascii="Calibri" w:hAnsi="Calibri" w:cs="Calibri"/>
          <w:sz w:val="28"/>
          <w:szCs w:val="28"/>
          <w:rPrChange w:id="449" w:author="AZAIEZ Ikbel" w:date="2022-12-10T15:12:00Z">
            <w:rPr>
              <w:rStyle w:val="eop"/>
              <w:rFonts w:ascii="Calibri" w:hAnsi="Calibri" w:cs="Calibri"/>
              <w:sz w:val="32"/>
              <w:szCs w:val="32"/>
            </w:rPr>
          </w:rPrChange>
        </w:rPr>
        <w:t> </w:t>
      </w:r>
    </w:p>
    <w:p w14:paraId="23A6ACA1" w14:textId="77777777" w:rsidR="002E0D8E" w:rsidDel="00023D68" w:rsidRDefault="002E0D8E" w:rsidP="002E0D8E">
      <w:pPr>
        <w:pStyle w:val="paragraph"/>
        <w:spacing w:before="0" w:beforeAutospacing="0" w:after="0" w:afterAutospacing="0"/>
        <w:ind w:left="1080"/>
        <w:textAlignment w:val="baseline"/>
        <w:rPr>
          <w:del w:id="450" w:author="AZAIEZ Ikbel" w:date="2022-12-10T15:12:00Z"/>
          <w:rStyle w:val="normaltextrun"/>
          <w:rFonts w:ascii="Calibri" w:hAnsi="Calibri" w:cs="Calibri"/>
          <w:sz w:val="36"/>
          <w:szCs w:val="36"/>
        </w:rPr>
      </w:pPr>
      <w:bookmarkStart w:id="451" w:name="_Toc121578240"/>
      <w:bookmarkEnd w:id="451"/>
    </w:p>
    <w:p w14:paraId="34B9C62E" w14:textId="77777777" w:rsidR="00EE7828" w:rsidDel="00023D68" w:rsidRDefault="00EE7828" w:rsidP="002E0D8E">
      <w:pPr>
        <w:pStyle w:val="paragraph"/>
        <w:spacing w:before="0" w:beforeAutospacing="0" w:after="0" w:afterAutospacing="0"/>
        <w:ind w:left="1080"/>
        <w:textAlignment w:val="baseline"/>
        <w:rPr>
          <w:del w:id="452" w:author="AZAIEZ Ikbel" w:date="2022-12-10T15:12:00Z"/>
          <w:rStyle w:val="normaltextrun"/>
          <w:rFonts w:ascii="Calibri" w:hAnsi="Calibri" w:cs="Calibri"/>
          <w:sz w:val="36"/>
          <w:szCs w:val="36"/>
        </w:rPr>
      </w:pPr>
      <w:bookmarkStart w:id="453" w:name="_Toc121578241"/>
      <w:bookmarkEnd w:id="453"/>
    </w:p>
    <w:p w14:paraId="2378D255" w14:textId="02827112" w:rsidR="00EE7828" w:rsidRPr="002E0D8E" w:rsidDel="00AB2324" w:rsidRDefault="00EE7828">
      <w:pPr>
        <w:pStyle w:val="paragraph"/>
        <w:spacing w:before="0" w:beforeAutospacing="0" w:after="0" w:afterAutospacing="0"/>
        <w:textAlignment w:val="baseline"/>
        <w:rPr>
          <w:del w:id="454" w:author="AZAIEZ Ikbel" w:date="2022-12-10T15:15:00Z"/>
          <w:rStyle w:val="normaltextrun"/>
          <w:rFonts w:ascii="Calibri" w:eastAsiaTheme="minorHAnsi" w:hAnsi="Calibri" w:cs="Calibri"/>
          <w:sz w:val="36"/>
          <w:szCs w:val="36"/>
          <w:lang w:eastAsia="en-US"/>
        </w:rPr>
        <w:pPrChange w:id="455" w:author="AZAIEZ Ikbel" w:date="2022-12-10T15:12:00Z">
          <w:pPr>
            <w:pStyle w:val="paragraph"/>
            <w:spacing w:before="0" w:beforeAutospacing="0" w:after="0" w:afterAutospacing="0"/>
            <w:ind w:left="1080"/>
            <w:textAlignment w:val="baseline"/>
          </w:pPr>
        </w:pPrChange>
      </w:pPr>
      <w:bookmarkStart w:id="456" w:name="_Toc121578242"/>
      <w:bookmarkEnd w:id="456"/>
    </w:p>
    <w:p w14:paraId="6DBF310C" w14:textId="66D20F6D" w:rsidR="00B04023" w:rsidRPr="00023D68" w:rsidRDefault="00B04023">
      <w:pPr>
        <w:pStyle w:val="Titre1"/>
        <w:numPr>
          <w:ilvl w:val="1"/>
          <w:numId w:val="31"/>
        </w:numPr>
        <w:spacing w:line="360" w:lineRule="auto"/>
        <w:rPr>
          <w:rStyle w:val="normaltextrun"/>
          <w:color w:val="00B0F0"/>
          <w:rPrChange w:id="457" w:author="AZAIEZ Ikbel" w:date="2022-12-10T15:12:00Z">
            <w:rPr>
              <w:rFonts w:ascii="Calibri" w:hAnsi="Calibri" w:cs="Calibri"/>
              <w:sz w:val="36"/>
              <w:szCs w:val="36"/>
            </w:rPr>
          </w:rPrChange>
        </w:rPr>
        <w:pPrChange w:id="458" w:author="AZAIEZ Ikbel" w:date="2022-12-10T15:12:00Z">
          <w:pPr>
            <w:pStyle w:val="paragraph"/>
            <w:spacing w:before="0" w:beforeAutospacing="0" w:after="0" w:afterAutospacing="0"/>
            <w:textAlignment w:val="baseline"/>
          </w:pPr>
        </w:pPrChange>
      </w:pPr>
      <w:bookmarkStart w:id="459" w:name="_Toc121578243"/>
      <w:r w:rsidRPr="00023D68">
        <w:rPr>
          <w:rStyle w:val="normaltextrun"/>
          <w:rFonts w:ascii="Calibri" w:hAnsi="Calibri" w:cs="Calibri"/>
          <w:color w:val="00B0F0"/>
          <w:sz w:val="36"/>
          <w:szCs w:val="36"/>
          <w:rPrChange w:id="460" w:author="AZAIEZ Ikbel" w:date="2022-12-10T15:12:00Z">
            <w:rPr>
              <w:rStyle w:val="normaltextrun"/>
              <w:rFonts w:ascii="Calibri" w:hAnsi="Calibri" w:cs="Calibri"/>
              <w:color w:val="2F5496"/>
              <w:sz w:val="36"/>
              <w:szCs w:val="36"/>
            </w:rPr>
          </w:rPrChange>
        </w:rPr>
        <w:t>La structuration du logo</w:t>
      </w:r>
      <w:bookmarkEnd w:id="459"/>
      <w:r w:rsidRPr="00023D68">
        <w:rPr>
          <w:rStyle w:val="normaltextrun"/>
          <w:color w:val="00B0F0"/>
          <w:rPrChange w:id="461" w:author="AZAIEZ Ikbel" w:date="2022-12-10T15:12:00Z">
            <w:rPr>
              <w:rStyle w:val="eop"/>
              <w:rFonts w:ascii="Calibri" w:hAnsi="Calibri" w:cs="Calibri"/>
              <w:color w:val="2F5496"/>
              <w:sz w:val="36"/>
              <w:szCs w:val="36"/>
            </w:rPr>
          </w:rPrChange>
        </w:rPr>
        <w:t> </w:t>
      </w:r>
    </w:p>
    <w:p w14:paraId="5AC98661" w14:textId="4A910D9E" w:rsidR="00B04023" w:rsidRDefault="00B04023" w:rsidP="009F5DDB">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5337F6C1" wp14:editId="5FA3534E">
            <wp:extent cx="2581487" cy="25814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623" cy="2590623"/>
                    </a:xfrm>
                    <a:prstGeom prst="rect">
                      <a:avLst/>
                    </a:prstGeom>
                    <a:noFill/>
                    <a:ln>
                      <a:noFill/>
                    </a:ln>
                  </pic:spPr>
                </pic:pic>
              </a:graphicData>
            </a:graphic>
          </wp:inline>
        </w:drawing>
      </w:r>
    </w:p>
    <w:p w14:paraId="00351C2C" w14:textId="6B15063E" w:rsidR="00B04023" w:rsidRPr="00023D68"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462" w:author="AZAIEZ Ikbel" w:date="2022-12-10T15:13:00Z">
            <w:rPr>
              <w:rFonts w:ascii="Segoe UI" w:hAnsi="Segoe UI" w:cs="Segoe UI"/>
              <w:sz w:val="18"/>
              <w:szCs w:val="18"/>
            </w:rPr>
          </w:rPrChange>
        </w:rPr>
        <w:pPrChange w:id="463" w:author="AZAIEZ Ikbel" w:date="2022-12-10T15:13:00Z">
          <w:pPr>
            <w:pStyle w:val="paragraph"/>
            <w:spacing w:before="0" w:beforeAutospacing="0" w:after="0" w:afterAutospacing="0"/>
            <w:textAlignment w:val="baseline"/>
          </w:pPr>
        </w:pPrChange>
      </w:pPr>
      <w:r w:rsidRPr="00023D68">
        <w:rPr>
          <w:rStyle w:val="normaltextrun"/>
          <w:rFonts w:ascii="Calibri" w:hAnsi="Calibri" w:cs="Calibri"/>
          <w:sz w:val="28"/>
          <w:szCs w:val="28"/>
          <w:rPrChange w:id="464" w:author="AZAIEZ Ikbel" w:date="2022-12-10T15:13:00Z">
            <w:rPr>
              <w:rStyle w:val="normaltextrun"/>
              <w:rFonts w:ascii="Calibri" w:hAnsi="Calibri" w:cs="Calibri"/>
              <w:sz w:val="32"/>
              <w:szCs w:val="32"/>
            </w:rPr>
          </w:rPrChange>
        </w:rPr>
        <w:t xml:space="preserve">Le logo est l’abréviation de </w:t>
      </w:r>
      <w:ins w:id="465" w:author="AZAIEZ Ikbel" w:date="2022-12-10T15:13:00Z">
        <w:r w:rsidR="00023D68">
          <w:rPr>
            <w:rStyle w:val="normaltextrun"/>
            <w:rFonts w:ascii="Calibri" w:hAnsi="Calibri" w:cs="Calibri"/>
            <w:sz w:val="28"/>
            <w:szCs w:val="28"/>
          </w:rPr>
          <w:t>« </w:t>
        </w:r>
      </w:ins>
      <w:del w:id="466" w:author="AZAIEZ Ikbel" w:date="2022-12-10T15:13:00Z">
        <w:r w:rsidRPr="00023D68" w:rsidDel="00023D68">
          <w:rPr>
            <w:rStyle w:val="normaltextrun"/>
            <w:rFonts w:ascii="Calibri" w:hAnsi="Calibri" w:cs="Calibri"/>
            <w:sz w:val="28"/>
            <w:szCs w:val="28"/>
            <w:rPrChange w:id="467" w:author="AZAIEZ Ikbel" w:date="2022-12-10T15:13:00Z">
              <w:rPr>
                <w:rStyle w:val="normaltextrun"/>
                <w:rFonts w:ascii="Calibri" w:hAnsi="Calibri" w:cs="Calibri"/>
                <w:sz w:val="32"/>
                <w:szCs w:val="32"/>
              </w:rPr>
            </w:rPrChange>
          </w:rPr>
          <w:delText>&lt;</w:delText>
        </w:r>
      </w:del>
      <w:r w:rsidRPr="00023D68">
        <w:rPr>
          <w:rStyle w:val="normaltextrun"/>
          <w:rFonts w:ascii="Calibri" w:hAnsi="Calibri" w:cs="Calibri"/>
          <w:sz w:val="28"/>
          <w:szCs w:val="28"/>
          <w:rPrChange w:id="468" w:author="AZAIEZ Ikbel" w:date="2022-12-10T15:13:00Z">
            <w:rPr>
              <w:rStyle w:val="normaltextrun"/>
              <w:rFonts w:ascii="Calibri" w:hAnsi="Calibri" w:cs="Calibri"/>
              <w:sz w:val="32"/>
              <w:szCs w:val="32"/>
            </w:rPr>
          </w:rPrChange>
        </w:rPr>
        <w:t>génie des communications et des réseaux</w:t>
      </w:r>
      <w:ins w:id="469" w:author="AZAIEZ Ikbel" w:date="2022-12-10T15:13:00Z">
        <w:r w:rsidR="00023D68">
          <w:rPr>
            <w:rStyle w:val="normaltextrun"/>
            <w:rFonts w:ascii="Calibri" w:hAnsi="Calibri" w:cs="Calibri"/>
            <w:sz w:val="28"/>
            <w:szCs w:val="28"/>
          </w:rPr>
          <w:t> »</w:t>
        </w:r>
      </w:ins>
      <w:del w:id="470" w:author="AZAIEZ Ikbel" w:date="2022-12-10T15:13:00Z">
        <w:r w:rsidRPr="00023D68" w:rsidDel="00023D68">
          <w:rPr>
            <w:rStyle w:val="normaltextrun"/>
            <w:rFonts w:ascii="Calibri" w:hAnsi="Calibri" w:cs="Calibri"/>
            <w:sz w:val="28"/>
            <w:szCs w:val="28"/>
            <w:rPrChange w:id="471" w:author="AZAIEZ Ikbel" w:date="2022-12-10T15:13:00Z">
              <w:rPr>
                <w:rStyle w:val="normaltextrun"/>
                <w:rFonts w:ascii="Calibri" w:hAnsi="Calibri" w:cs="Calibri"/>
                <w:sz w:val="32"/>
                <w:szCs w:val="32"/>
              </w:rPr>
            </w:rPrChange>
          </w:rPr>
          <w:delText>&gt;</w:delText>
        </w:r>
      </w:del>
      <w:r w:rsidRPr="00023D68">
        <w:rPr>
          <w:rStyle w:val="normaltextrun"/>
          <w:rFonts w:ascii="Calibri" w:hAnsi="Calibri" w:cs="Calibri"/>
          <w:sz w:val="28"/>
          <w:szCs w:val="28"/>
          <w:rPrChange w:id="472" w:author="AZAIEZ Ikbel" w:date="2022-12-10T15:13:00Z">
            <w:rPr>
              <w:rStyle w:val="normaltextrun"/>
              <w:rFonts w:ascii="Calibri" w:hAnsi="Calibri" w:cs="Calibri"/>
              <w:sz w:val="32"/>
              <w:szCs w:val="32"/>
            </w:rPr>
          </w:rPrChange>
        </w:rPr>
        <w:t xml:space="preserve"> GCR avec le positionnement central de ce symbole qui représente le domaine des réseaux et indique la propagation des informations dans le monde entier.</w:t>
      </w:r>
      <w:r w:rsidRPr="00023D68">
        <w:rPr>
          <w:rStyle w:val="normaltextrun"/>
          <w:sz w:val="28"/>
          <w:szCs w:val="28"/>
          <w:rPrChange w:id="473" w:author="AZAIEZ Ikbel" w:date="2022-12-10T15:13:00Z">
            <w:rPr>
              <w:rStyle w:val="eop"/>
              <w:rFonts w:ascii="Calibri" w:hAnsi="Calibri" w:cs="Calibri"/>
              <w:sz w:val="32"/>
              <w:szCs w:val="32"/>
            </w:rPr>
          </w:rPrChange>
        </w:rPr>
        <w:t> </w:t>
      </w:r>
    </w:p>
    <w:p w14:paraId="10866ACD" w14:textId="77777777" w:rsidR="00B04023" w:rsidDel="004D4535" w:rsidRDefault="00B04023" w:rsidP="00B04023">
      <w:pPr>
        <w:pStyle w:val="paragraph"/>
        <w:spacing w:before="0" w:beforeAutospacing="0" w:after="0" w:afterAutospacing="0"/>
        <w:textAlignment w:val="baseline"/>
        <w:rPr>
          <w:del w:id="474" w:author="AZAIEZ Ikbel" w:date="2022-12-10T15:14:00Z"/>
          <w:rFonts w:ascii="Segoe UI" w:hAnsi="Segoe UI" w:cs="Segoe UI"/>
          <w:sz w:val="18"/>
          <w:szCs w:val="18"/>
        </w:rPr>
      </w:pPr>
      <w:del w:id="475" w:author="AZAIEZ Ikbel" w:date="2022-12-10T15:14:00Z">
        <w:r w:rsidDel="004D4535">
          <w:rPr>
            <w:rStyle w:val="eop"/>
            <w:rFonts w:ascii="Calibri" w:hAnsi="Calibri" w:cs="Calibri"/>
            <w:color w:val="FFC000"/>
            <w:sz w:val="32"/>
            <w:szCs w:val="32"/>
          </w:rPr>
          <w:delText> </w:delText>
        </w:r>
      </w:del>
    </w:p>
    <w:p w14:paraId="0FBBF166" w14:textId="77777777" w:rsidR="00B04023" w:rsidRDefault="00B04023" w:rsidP="004D4535">
      <w:pPr>
        <w:pStyle w:val="paragraph"/>
        <w:spacing w:before="0" w:beforeAutospacing="0" w:after="0" w:afterAutospacing="0"/>
        <w:textAlignment w:val="baseline"/>
        <w:rPr>
          <w:rFonts w:ascii="Segoe UI" w:hAnsi="Segoe UI" w:cs="Segoe UI"/>
          <w:sz w:val="18"/>
          <w:szCs w:val="18"/>
        </w:rPr>
      </w:pPr>
      <w:del w:id="476" w:author="AZAIEZ Ikbel" w:date="2022-12-10T15:14:00Z">
        <w:r w:rsidDel="004D4535">
          <w:rPr>
            <w:rStyle w:val="eop"/>
            <w:rFonts w:ascii="Calibri" w:hAnsi="Calibri" w:cs="Calibri"/>
            <w:sz w:val="32"/>
            <w:szCs w:val="32"/>
          </w:rPr>
          <w:delText> </w:delText>
        </w:r>
      </w:del>
    </w:p>
    <w:p w14:paraId="38289D5E" w14:textId="77777777" w:rsidR="00B04023" w:rsidRPr="004D4535" w:rsidRDefault="00B04023">
      <w:pPr>
        <w:pStyle w:val="Titre1"/>
        <w:numPr>
          <w:ilvl w:val="0"/>
          <w:numId w:val="31"/>
        </w:numPr>
        <w:spacing w:line="360" w:lineRule="auto"/>
        <w:rPr>
          <w:rStyle w:val="normaltextrun"/>
          <w:color w:val="00B0F0"/>
          <w:sz w:val="36"/>
          <w:szCs w:val="36"/>
          <w:rPrChange w:id="477" w:author="AZAIEZ Ikbel" w:date="2022-12-10T15:14:00Z">
            <w:rPr>
              <w:rFonts w:ascii="Calibri" w:hAnsi="Calibri" w:cs="Calibri"/>
              <w:sz w:val="40"/>
              <w:szCs w:val="40"/>
            </w:rPr>
          </w:rPrChange>
        </w:rPr>
        <w:pPrChange w:id="478" w:author="AZAIEZ Ikbel" w:date="2022-12-10T15:15:00Z">
          <w:pPr>
            <w:pStyle w:val="paragraph"/>
            <w:spacing w:before="0" w:beforeAutospacing="0" w:after="0" w:afterAutospacing="0"/>
            <w:textAlignment w:val="baseline"/>
          </w:pPr>
        </w:pPrChange>
      </w:pPr>
      <w:bookmarkStart w:id="479" w:name="_Toc121578244"/>
      <w:r w:rsidRPr="004D4535">
        <w:rPr>
          <w:rStyle w:val="normaltextrun"/>
          <w:rFonts w:ascii="Calibri" w:hAnsi="Calibri" w:cs="Calibri"/>
          <w:color w:val="00B0F0"/>
          <w:sz w:val="36"/>
          <w:szCs w:val="36"/>
          <w:rPrChange w:id="480" w:author="AZAIEZ Ikbel" w:date="2022-12-10T15:14:00Z">
            <w:rPr>
              <w:rStyle w:val="normaltextrun"/>
              <w:rFonts w:ascii="Calibri" w:hAnsi="Calibri" w:cs="Calibri"/>
              <w:color w:val="00B0F0"/>
              <w:sz w:val="40"/>
              <w:szCs w:val="40"/>
            </w:rPr>
          </w:rPrChange>
        </w:rPr>
        <w:t>Conclusion</w:t>
      </w:r>
      <w:bookmarkEnd w:id="479"/>
      <w:r w:rsidRPr="004D4535">
        <w:rPr>
          <w:rStyle w:val="normaltextrun"/>
          <w:sz w:val="36"/>
          <w:szCs w:val="36"/>
          <w:rPrChange w:id="481" w:author="AZAIEZ Ikbel" w:date="2022-12-10T15:14:00Z">
            <w:rPr>
              <w:rStyle w:val="eop"/>
              <w:rFonts w:ascii="Calibri" w:hAnsi="Calibri" w:cs="Calibri"/>
              <w:color w:val="00B0F0"/>
              <w:sz w:val="40"/>
              <w:szCs w:val="40"/>
            </w:rPr>
          </w:rPrChange>
        </w:rPr>
        <w:t> </w:t>
      </w:r>
    </w:p>
    <w:p w14:paraId="0929FDD8" w14:textId="77777777" w:rsidR="00B04023" w:rsidRPr="004D4535"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482" w:author="AZAIEZ Ikbel" w:date="2022-12-10T15:14:00Z">
            <w:rPr>
              <w:rFonts w:ascii="Segoe UI" w:hAnsi="Segoe UI" w:cs="Segoe UI"/>
              <w:sz w:val="18"/>
              <w:szCs w:val="18"/>
            </w:rPr>
          </w:rPrChange>
        </w:rPr>
        <w:pPrChange w:id="483" w:author="AZAIEZ Ikbel" w:date="2022-12-10T15:14:00Z">
          <w:pPr>
            <w:pStyle w:val="paragraph"/>
            <w:spacing w:before="0" w:beforeAutospacing="0" w:after="0" w:afterAutospacing="0"/>
            <w:textAlignment w:val="baseline"/>
          </w:pPr>
        </w:pPrChange>
      </w:pPr>
      <w:r w:rsidRPr="004D4535">
        <w:rPr>
          <w:rStyle w:val="normaltextrun"/>
          <w:rFonts w:ascii="Calibri" w:hAnsi="Calibri" w:cs="Calibri"/>
          <w:sz w:val="28"/>
          <w:szCs w:val="28"/>
          <w:rPrChange w:id="484" w:author="AZAIEZ Ikbel" w:date="2022-12-10T15:14:00Z">
            <w:rPr>
              <w:rStyle w:val="normaltextrun"/>
              <w:rFonts w:ascii="Calibri" w:hAnsi="Calibri" w:cs="Calibri"/>
              <w:sz w:val="32"/>
              <w:szCs w:val="32"/>
            </w:rPr>
          </w:rPrChange>
        </w:rPr>
        <w:t>Dans cette partie on a préparé le terrain pour commencer le travail et utiliser tous les atouts qu’on a acquis et on va passer à la réalisation.</w:t>
      </w:r>
      <w:r w:rsidRPr="004D4535">
        <w:rPr>
          <w:rStyle w:val="normaltextrun"/>
          <w:sz w:val="28"/>
          <w:szCs w:val="28"/>
          <w:rPrChange w:id="485" w:author="AZAIEZ Ikbel" w:date="2022-12-10T15:14:00Z">
            <w:rPr>
              <w:rStyle w:val="eop"/>
              <w:rFonts w:ascii="Calibri" w:hAnsi="Calibri" w:cs="Calibri"/>
              <w:sz w:val="32"/>
              <w:szCs w:val="32"/>
            </w:rPr>
          </w:rPrChange>
        </w:rPr>
        <w:t> </w:t>
      </w:r>
    </w:p>
    <w:p w14:paraId="2AFBF33A" w14:textId="77777777" w:rsidR="00B04023" w:rsidRDefault="00B04023" w:rsidP="00B04023">
      <w:pPr>
        <w:pStyle w:val="paragraph"/>
        <w:spacing w:before="0" w:beforeAutospacing="0" w:after="0" w:afterAutospacing="0"/>
        <w:textAlignment w:val="baseline"/>
        <w:rPr>
          <w:rStyle w:val="eop"/>
          <w:rFonts w:ascii="Calibri" w:hAnsi="Calibri" w:cs="Calibri"/>
          <w:color w:val="C45911"/>
          <w:sz w:val="36"/>
          <w:szCs w:val="36"/>
        </w:rPr>
      </w:pPr>
      <w:r>
        <w:rPr>
          <w:rStyle w:val="eop"/>
          <w:rFonts w:ascii="Calibri" w:hAnsi="Calibri" w:cs="Calibri"/>
          <w:color w:val="C45911"/>
          <w:sz w:val="36"/>
          <w:szCs w:val="36"/>
        </w:rPr>
        <w:lastRenderedPageBreak/>
        <w:t> </w:t>
      </w:r>
    </w:p>
    <w:p w14:paraId="508F07F1" w14:textId="787D1009" w:rsidR="002E0D8E" w:rsidDel="004527FE" w:rsidRDefault="002E0D8E" w:rsidP="00B04023">
      <w:pPr>
        <w:pStyle w:val="paragraph"/>
        <w:spacing w:before="0" w:beforeAutospacing="0" w:after="0" w:afterAutospacing="0"/>
        <w:textAlignment w:val="baseline"/>
        <w:rPr>
          <w:del w:id="486" w:author="AZAIEZ Ikbel" w:date="2022-12-10T15:14:00Z"/>
          <w:rStyle w:val="eop"/>
          <w:rFonts w:ascii="Calibri" w:hAnsi="Calibri" w:cs="Calibri"/>
          <w:color w:val="C45911"/>
          <w:sz w:val="36"/>
          <w:szCs w:val="36"/>
        </w:rPr>
      </w:pPr>
    </w:p>
    <w:p w14:paraId="522C6651" w14:textId="5F7DFBBD" w:rsidR="002E0D8E" w:rsidDel="004527FE" w:rsidRDefault="002E0D8E" w:rsidP="00B04023">
      <w:pPr>
        <w:pStyle w:val="paragraph"/>
        <w:spacing w:before="0" w:beforeAutospacing="0" w:after="0" w:afterAutospacing="0"/>
        <w:textAlignment w:val="baseline"/>
        <w:rPr>
          <w:del w:id="487" w:author="AZAIEZ Ikbel" w:date="2022-12-10T15:14:00Z"/>
          <w:rStyle w:val="eop"/>
          <w:rFonts w:ascii="Calibri" w:hAnsi="Calibri" w:cs="Calibri"/>
          <w:color w:val="C45911"/>
          <w:sz w:val="36"/>
          <w:szCs w:val="36"/>
        </w:rPr>
      </w:pPr>
    </w:p>
    <w:p w14:paraId="1249FA31" w14:textId="3678E897" w:rsidR="002E0D8E" w:rsidDel="004527FE" w:rsidRDefault="002E0D8E" w:rsidP="00B04023">
      <w:pPr>
        <w:pStyle w:val="paragraph"/>
        <w:spacing w:before="0" w:beforeAutospacing="0" w:after="0" w:afterAutospacing="0"/>
        <w:textAlignment w:val="baseline"/>
        <w:rPr>
          <w:del w:id="488" w:author="AZAIEZ Ikbel" w:date="2022-12-10T15:14:00Z"/>
          <w:rStyle w:val="eop"/>
          <w:rFonts w:ascii="Calibri" w:hAnsi="Calibri" w:cs="Calibri"/>
          <w:color w:val="C45911"/>
          <w:sz w:val="36"/>
          <w:szCs w:val="36"/>
        </w:rPr>
      </w:pPr>
    </w:p>
    <w:p w14:paraId="6D2F815D" w14:textId="577FB641" w:rsidR="002E0D8E" w:rsidDel="004527FE" w:rsidRDefault="002E0D8E" w:rsidP="00B04023">
      <w:pPr>
        <w:pStyle w:val="paragraph"/>
        <w:spacing w:before="0" w:beforeAutospacing="0" w:after="0" w:afterAutospacing="0"/>
        <w:textAlignment w:val="baseline"/>
        <w:rPr>
          <w:del w:id="489" w:author="AZAIEZ Ikbel" w:date="2022-12-10T15:14:00Z"/>
          <w:rFonts w:ascii="Segoe UI" w:hAnsi="Segoe UI" w:cs="Segoe UI"/>
          <w:sz w:val="18"/>
          <w:szCs w:val="18"/>
        </w:rPr>
      </w:pPr>
    </w:p>
    <w:p w14:paraId="1EAED4E9" w14:textId="3CA19107" w:rsidR="00B04023" w:rsidRDefault="00B04023">
      <w:pPr>
        <w:pStyle w:val="Titre1"/>
        <w:pPrChange w:id="490" w:author="AZAIEZ Ikbel" w:date="2022-12-10T15:15:00Z">
          <w:pPr>
            <w:pStyle w:val="paragraph"/>
            <w:spacing w:before="0" w:beforeAutospacing="0" w:after="0" w:afterAutospacing="0"/>
            <w:ind w:left="1080"/>
            <w:textAlignment w:val="baseline"/>
          </w:pPr>
        </w:pPrChange>
      </w:pPr>
      <w:bookmarkStart w:id="491" w:name="_Toc121578245"/>
      <w:r>
        <w:rPr>
          <w:rStyle w:val="normaltextrun"/>
          <w:rFonts w:ascii="Calibri" w:hAnsi="Calibri" w:cs="Calibri"/>
          <w:sz w:val="56"/>
          <w:szCs w:val="56"/>
        </w:rPr>
        <w:t>Chapitre 3 :  Réalisation</w:t>
      </w:r>
      <w:bookmarkEnd w:id="491"/>
      <w:r>
        <w:rPr>
          <w:rStyle w:val="eop"/>
          <w:rFonts w:ascii="Calibri" w:hAnsi="Calibri" w:cs="Calibri"/>
          <w:sz w:val="56"/>
          <w:szCs w:val="56"/>
        </w:rPr>
        <w:t> </w:t>
      </w:r>
    </w:p>
    <w:p w14:paraId="342AA425"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56"/>
          <w:szCs w:val="56"/>
        </w:rPr>
        <w:t> </w:t>
      </w:r>
    </w:p>
    <w:p w14:paraId="62E7ED71" w14:textId="0FF05C34" w:rsidR="00B04023" w:rsidRDefault="00B04023">
      <w:pPr>
        <w:pStyle w:val="Titre1"/>
        <w:numPr>
          <w:ilvl w:val="0"/>
          <w:numId w:val="33"/>
        </w:numPr>
        <w:spacing w:line="360" w:lineRule="auto"/>
        <w:pPrChange w:id="492" w:author="AZAIEZ Ikbel" w:date="2022-12-10T15:16:00Z">
          <w:pPr>
            <w:pStyle w:val="paragraph"/>
            <w:spacing w:before="0" w:beforeAutospacing="0" w:after="0" w:afterAutospacing="0"/>
            <w:textAlignment w:val="baseline"/>
          </w:pPr>
        </w:pPrChange>
      </w:pPr>
      <w:bookmarkStart w:id="493" w:name="_Toc121578246"/>
      <w:r>
        <w:rPr>
          <w:rStyle w:val="normaltextrun"/>
          <w:rFonts w:ascii="Calibri" w:hAnsi="Calibri" w:cs="Calibri"/>
          <w:color w:val="00B0F0"/>
          <w:sz w:val="40"/>
          <w:szCs w:val="40"/>
        </w:rPr>
        <w:t>Introduction</w:t>
      </w:r>
      <w:bookmarkEnd w:id="493"/>
      <w:r>
        <w:rPr>
          <w:rStyle w:val="eop"/>
          <w:rFonts w:ascii="Calibri" w:hAnsi="Calibri" w:cs="Calibri"/>
          <w:color w:val="00B0F0"/>
          <w:sz w:val="40"/>
          <w:szCs w:val="40"/>
        </w:rPr>
        <w:t> </w:t>
      </w:r>
    </w:p>
    <w:p w14:paraId="768CE542" w14:textId="20062A98" w:rsidR="00B04023" w:rsidRPr="00D708C6" w:rsidRDefault="00B04023">
      <w:pPr>
        <w:pStyle w:val="paragraph"/>
        <w:spacing w:before="0" w:beforeAutospacing="0" w:after="0" w:afterAutospacing="0" w:line="360" w:lineRule="auto"/>
        <w:jc w:val="both"/>
        <w:textAlignment w:val="baseline"/>
        <w:rPr>
          <w:rFonts w:ascii="Segoe UI" w:hAnsi="Segoe UI" w:cs="Segoe UI"/>
          <w:sz w:val="16"/>
          <w:szCs w:val="16"/>
          <w:rPrChange w:id="494" w:author="AZAIEZ Ikbel" w:date="2022-12-10T15:19:00Z">
            <w:rPr>
              <w:rFonts w:ascii="Segoe UI" w:hAnsi="Segoe UI" w:cs="Segoe UI"/>
              <w:sz w:val="18"/>
              <w:szCs w:val="18"/>
            </w:rPr>
          </w:rPrChange>
        </w:rPr>
        <w:pPrChange w:id="495" w:author="AZAIEZ Ikbel" w:date="2022-12-10T15:15:00Z">
          <w:pPr>
            <w:pStyle w:val="paragraph"/>
            <w:spacing w:before="0" w:beforeAutospacing="0" w:after="0" w:afterAutospacing="0"/>
            <w:textAlignment w:val="baseline"/>
          </w:pPr>
        </w:pPrChange>
      </w:pPr>
      <w:del w:id="496" w:author="AZAIEZ Ikbel" w:date="2022-12-10T15:16:00Z">
        <w:r w:rsidRPr="00D708C6" w:rsidDel="003D609B">
          <w:rPr>
            <w:rStyle w:val="normaltextrun"/>
            <w:rFonts w:ascii="Calibri" w:hAnsi="Calibri" w:cs="Calibri"/>
            <w:sz w:val="28"/>
            <w:szCs w:val="28"/>
            <w:rPrChange w:id="497" w:author="AZAIEZ Ikbel" w:date="2022-12-10T15:19:00Z">
              <w:rPr>
                <w:rStyle w:val="normaltextrun"/>
                <w:rFonts w:ascii="Calibri" w:hAnsi="Calibri" w:cs="Calibri"/>
                <w:sz w:val="32"/>
                <w:szCs w:val="32"/>
              </w:rPr>
            </w:rPrChange>
          </w:rPr>
          <w:delText>C'est le moment ou on va commencer à utiliser</w:delText>
        </w:r>
      </w:del>
      <w:ins w:id="498" w:author="AZAIEZ Ikbel" w:date="2022-12-10T15:16:00Z">
        <w:r w:rsidR="003D609B" w:rsidRPr="00D708C6">
          <w:rPr>
            <w:rStyle w:val="normaltextrun"/>
            <w:rFonts w:ascii="Calibri" w:hAnsi="Calibri" w:cs="Calibri"/>
            <w:sz w:val="28"/>
            <w:szCs w:val="28"/>
            <w:rPrChange w:id="499" w:author="AZAIEZ Ikbel" w:date="2022-12-10T15:19:00Z">
              <w:rPr>
                <w:rStyle w:val="normaltextrun"/>
                <w:rFonts w:ascii="Calibri" w:hAnsi="Calibri" w:cs="Calibri"/>
                <w:sz w:val="32"/>
                <w:szCs w:val="32"/>
              </w:rPr>
            </w:rPrChange>
          </w:rPr>
          <w:t>Nous allons présenter dans ce chapitre l’utilisation de</w:t>
        </w:r>
      </w:ins>
      <w:r w:rsidRPr="00D708C6">
        <w:rPr>
          <w:rStyle w:val="normaltextrun"/>
          <w:rFonts w:ascii="Calibri" w:hAnsi="Calibri" w:cs="Calibri"/>
          <w:sz w:val="28"/>
          <w:szCs w:val="28"/>
          <w:rPrChange w:id="500" w:author="AZAIEZ Ikbel" w:date="2022-12-10T15:19:00Z">
            <w:rPr>
              <w:rStyle w:val="normaltextrun"/>
              <w:rFonts w:ascii="Calibri" w:hAnsi="Calibri" w:cs="Calibri"/>
              <w:sz w:val="32"/>
              <w:szCs w:val="32"/>
            </w:rPr>
          </w:rPrChange>
        </w:rPr>
        <w:t xml:space="preserve"> Figma pour préparer notre charte graphique en commençant par les wireframes passant par la maquette pour arriver au prototype.</w:t>
      </w:r>
      <w:r w:rsidRPr="00D708C6">
        <w:rPr>
          <w:rStyle w:val="eop"/>
          <w:rFonts w:ascii="Calibri" w:hAnsi="Calibri" w:cs="Calibri"/>
          <w:sz w:val="28"/>
          <w:szCs w:val="28"/>
          <w:rPrChange w:id="501" w:author="AZAIEZ Ikbel" w:date="2022-12-10T15:19:00Z">
            <w:rPr>
              <w:rStyle w:val="eop"/>
              <w:rFonts w:ascii="Calibri" w:hAnsi="Calibri" w:cs="Calibri"/>
              <w:sz w:val="32"/>
              <w:szCs w:val="32"/>
            </w:rPr>
          </w:rPrChange>
        </w:rPr>
        <w:t> </w:t>
      </w:r>
    </w:p>
    <w:p w14:paraId="164413AF" w14:textId="77777777" w:rsidR="00B04023" w:rsidRPr="003D609B" w:rsidRDefault="00B04023">
      <w:pPr>
        <w:pStyle w:val="Titre1"/>
        <w:numPr>
          <w:ilvl w:val="0"/>
          <w:numId w:val="33"/>
        </w:numPr>
        <w:spacing w:line="360" w:lineRule="auto"/>
        <w:rPr>
          <w:rStyle w:val="normaltextrun"/>
          <w:color w:val="00B0F0"/>
          <w:rPrChange w:id="502" w:author="AZAIEZ Ikbel" w:date="2022-12-10T15:17:00Z">
            <w:rPr>
              <w:rFonts w:ascii="Calibri" w:hAnsi="Calibri" w:cs="Calibri"/>
              <w:sz w:val="40"/>
              <w:szCs w:val="40"/>
            </w:rPr>
          </w:rPrChange>
        </w:rPr>
        <w:pPrChange w:id="503" w:author="AZAIEZ Ikbel" w:date="2022-12-10T15:17:00Z">
          <w:pPr>
            <w:pStyle w:val="paragraph"/>
            <w:spacing w:before="0" w:beforeAutospacing="0" w:after="0" w:afterAutospacing="0"/>
            <w:textAlignment w:val="baseline"/>
          </w:pPr>
        </w:pPrChange>
      </w:pPr>
      <w:bookmarkStart w:id="504" w:name="_Toc121578247"/>
      <w:r>
        <w:rPr>
          <w:rStyle w:val="normaltextrun"/>
          <w:rFonts w:ascii="Calibri" w:hAnsi="Calibri" w:cs="Calibri"/>
          <w:color w:val="00B0F0"/>
          <w:sz w:val="40"/>
          <w:szCs w:val="40"/>
        </w:rPr>
        <w:t>Définition et description des étapes de travail</w:t>
      </w:r>
      <w:bookmarkEnd w:id="504"/>
      <w:r w:rsidRPr="003D609B">
        <w:rPr>
          <w:rStyle w:val="normaltextrun"/>
          <w:rPrChange w:id="505" w:author="AZAIEZ Ikbel" w:date="2022-12-10T15:17:00Z">
            <w:rPr>
              <w:rStyle w:val="eop"/>
              <w:rFonts w:ascii="Calibri" w:hAnsi="Calibri" w:cs="Calibri"/>
              <w:color w:val="00B0F0"/>
              <w:sz w:val="40"/>
              <w:szCs w:val="40"/>
            </w:rPr>
          </w:rPrChange>
        </w:rPr>
        <w:t> </w:t>
      </w:r>
    </w:p>
    <w:p w14:paraId="4CB3DA0B" w14:textId="77777777" w:rsidR="00B04023" w:rsidRPr="00D708C6"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506" w:author="AZAIEZ Ikbel" w:date="2022-12-10T15:19:00Z">
            <w:rPr>
              <w:rFonts w:ascii="Segoe UI" w:hAnsi="Segoe UI" w:cs="Segoe UI"/>
              <w:sz w:val="18"/>
              <w:szCs w:val="18"/>
            </w:rPr>
          </w:rPrChange>
        </w:rPr>
        <w:pPrChange w:id="507" w:author="AZAIEZ Ikbel" w:date="2022-12-10T15:17:00Z">
          <w:pPr>
            <w:pStyle w:val="paragraph"/>
            <w:spacing w:before="0" w:beforeAutospacing="0" w:after="0" w:afterAutospacing="0"/>
            <w:textAlignment w:val="baseline"/>
          </w:pPr>
        </w:pPrChange>
      </w:pPr>
      <w:r w:rsidRPr="00D708C6">
        <w:rPr>
          <w:rStyle w:val="normaltextrun"/>
          <w:rFonts w:ascii="Calibri" w:hAnsi="Calibri" w:cs="Calibri"/>
          <w:sz w:val="28"/>
          <w:szCs w:val="28"/>
          <w:rPrChange w:id="508" w:author="AZAIEZ Ikbel" w:date="2022-12-10T15:19:00Z">
            <w:rPr>
              <w:rStyle w:val="normaltextrun"/>
              <w:rFonts w:ascii="Calibri" w:hAnsi="Calibri" w:cs="Calibri"/>
              <w:sz w:val="32"/>
              <w:szCs w:val="32"/>
            </w:rPr>
          </w:rPrChange>
        </w:rPr>
        <w:t>En fait la préparation de la maquette sera pour les deux versions mobile et web qui doivent être copie conforment.</w:t>
      </w:r>
      <w:r w:rsidRPr="00D708C6">
        <w:rPr>
          <w:rStyle w:val="normaltextrun"/>
          <w:sz w:val="22"/>
          <w:szCs w:val="22"/>
          <w:rPrChange w:id="509" w:author="AZAIEZ Ikbel" w:date="2022-12-10T15:19:00Z">
            <w:rPr>
              <w:rStyle w:val="eop"/>
              <w:rFonts w:ascii="Calibri" w:hAnsi="Calibri" w:cs="Calibri"/>
              <w:sz w:val="32"/>
              <w:szCs w:val="32"/>
            </w:rPr>
          </w:rPrChange>
        </w:rPr>
        <w:t> </w:t>
      </w:r>
    </w:p>
    <w:p w14:paraId="2AC0BE0D" w14:textId="77777777" w:rsidR="00B04023" w:rsidRPr="00D708C6"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510" w:author="AZAIEZ Ikbel" w:date="2022-12-10T15:19:00Z">
            <w:rPr>
              <w:rFonts w:ascii="Segoe UI" w:hAnsi="Segoe UI" w:cs="Segoe UI"/>
              <w:sz w:val="18"/>
              <w:szCs w:val="18"/>
            </w:rPr>
          </w:rPrChange>
        </w:rPr>
        <w:pPrChange w:id="511" w:author="AZAIEZ Ikbel" w:date="2022-12-10T15:17:00Z">
          <w:pPr>
            <w:pStyle w:val="paragraph"/>
            <w:spacing w:before="0" w:beforeAutospacing="0" w:after="0" w:afterAutospacing="0"/>
            <w:textAlignment w:val="baseline"/>
          </w:pPr>
        </w:pPrChange>
      </w:pPr>
      <w:r w:rsidRPr="00D708C6">
        <w:rPr>
          <w:rStyle w:val="normaltextrun"/>
          <w:rFonts w:ascii="Calibri" w:hAnsi="Calibri" w:cs="Calibri"/>
          <w:sz w:val="28"/>
          <w:szCs w:val="28"/>
          <w:rPrChange w:id="512" w:author="AZAIEZ Ikbel" w:date="2022-12-10T15:19:00Z">
            <w:rPr>
              <w:rStyle w:val="normaltextrun"/>
              <w:rFonts w:ascii="Calibri" w:hAnsi="Calibri" w:cs="Calibri"/>
              <w:sz w:val="32"/>
              <w:szCs w:val="32"/>
            </w:rPr>
          </w:rPrChange>
        </w:rPr>
        <w:t>Mais la seule différence entre les deux versions est le choix de frame dont pour le mobile on choisit la frame phone et pour le web on choisit la frame desktop. Car en version mobile il s’agit de minimisation des dimensions et le retrait de quelques informations (pas les informations importantes)</w:t>
      </w:r>
      <w:r w:rsidRPr="00D708C6">
        <w:rPr>
          <w:rStyle w:val="normaltextrun"/>
          <w:rFonts w:ascii="Calibri" w:hAnsi="Calibri" w:cs="Calibri"/>
          <w:sz w:val="28"/>
          <w:szCs w:val="28"/>
          <w:rPrChange w:id="513" w:author="AZAIEZ Ikbel" w:date="2022-12-10T15:19:00Z">
            <w:rPr>
              <w:rStyle w:val="normaltextrun"/>
              <w:rFonts w:ascii="Calibri" w:hAnsi="Calibri" w:cs="Calibri"/>
              <w:sz w:val="40"/>
              <w:szCs w:val="40"/>
            </w:rPr>
          </w:rPrChange>
        </w:rPr>
        <w:t>.</w:t>
      </w:r>
      <w:r w:rsidRPr="00D708C6">
        <w:rPr>
          <w:rStyle w:val="normaltextrun"/>
          <w:sz w:val="28"/>
          <w:szCs w:val="28"/>
          <w:rPrChange w:id="514" w:author="AZAIEZ Ikbel" w:date="2022-12-10T15:19:00Z">
            <w:rPr>
              <w:rStyle w:val="eop"/>
              <w:rFonts w:ascii="Calibri" w:hAnsi="Calibri" w:cs="Calibri"/>
              <w:sz w:val="40"/>
              <w:szCs w:val="40"/>
            </w:rPr>
          </w:rPrChange>
        </w:rPr>
        <w:t> </w:t>
      </w:r>
    </w:p>
    <w:p w14:paraId="3F47BB56"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40"/>
          <w:szCs w:val="40"/>
        </w:rPr>
        <w:t> </w:t>
      </w:r>
    </w:p>
    <w:p w14:paraId="3DEA9813" w14:textId="454ACA8B" w:rsidR="00B04023" w:rsidDel="00D708C6" w:rsidRDefault="00B04023" w:rsidP="00B04023">
      <w:pPr>
        <w:pStyle w:val="paragraph"/>
        <w:spacing w:before="0" w:beforeAutospacing="0" w:after="0" w:afterAutospacing="0"/>
        <w:textAlignment w:val="baseline"/>
        <w:rPr>
          <w:del w:id="515" w:author="AZAIEZ Ikbel" w:date="2022-12-10T15:19:00Z"/>
          <w:rFonts w:ascii="Segoe UI" w:hAnsi="Segoe UI" w:cs="Segoe UI"/>
          <w:sz w:val="18"/>
          <w:szCs w:val="18"/>
        </w:rPr>
      </w:pPr>
      <w:r>
        <w:rPr>
          <w:rStyle w:val="eop"/>
          <w:rFonts w:ascii="Calibri" w:hAnsi="Calibri" w:cs="Calibri"/>
          <w:sz w:val="40"/>
          <w:szCs w:val="40"/>
        </w:rPr>
        <w:t> </w:t>
      </w:r>
    </w:p>
    <w:p w14:paraId="6BD8F5D4" w14:textId="19D73C82" w:rsidR="00B04023" w:rsidRDefault="002E0D8E" w:rsidP="00D708C6">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44A63765" wp14:editId="1678EC8E">
            <wp:extent cx="4589568" cy="2498321"/>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5859" cy="2501745"/>
                    </a:xfrm>
                    <a:prstGeom prst="rect">
                      <a:avLst/>
                    </a:prstGeom>
                    <a:noFill/>
                    <a:ln>
                      <a:noFill/>
                    </a:ln>
                  </pic:spPr>
                </pic:pic>
              </a:graphicData>
            </a:graphic>
          </wp:inline>
        </w:drawing>
      </w:r>
    </w:p>
    <w:p w14:paraId="338C5F23" w14:textId="0B5F2EE0" w:rsidR="00B04023" w:rsidRDefault="003D609B">
      <w:pPr>
        <w:pStyle w:val="Lgende"/>
        <w:jc w:val="center"/>
        <w:rPr>
          <w:rFonts w:ascii="Segoe UI" w:hAnsi="Segoe UI" w:cs="Segoe UI"/>
        </w:rPr>
        <w:pPrChange w:id="516" w:author="AZAIEZ Ikbel" w:date="2022-12-10T15:17:00Z">
          <w:pPr>
            <w:pStyle w:val="paragraph"/>
            <w:spacing w:before="0" w:beforeAutospacing="0" w:after="0" w:afterAutospacing="0"/>
            <w:textAlignment w:val="baseline"/>
          </w:pPr>
        </w:pPrChange>
      </w:pPr>
      <w:bookmarkStart w:id="517" w:name="_Toc121578299"/>
      <w:bookmarkStart w:id="518" w:name="_Toc121578408"/>
      <w:bookmarkStart w:id="519" w:name="_Toc121578475"/>
      <w:ins w:id="520" w:author="AZAIEZ Ikbel" w:date="2022-12-10T15:17:00Z">
        <w:r>
          <w:t xml:space="preserve">Figure </w:t>
        </w:r>
        <w:r>
          <w:fldChar w:fldCharType="begin"/>
        </w:r>
        <w:r>
          <w:instrText xml:space="preserve"> SEQ Figure \* ARABIC </w:instrText>
        </w:r>
      </w:ins>
      <w:r>
        <w:fldChar w:fldCharType="separate"/>
      </w:r>
      <w:ins w:id="521" w:author="AZAIEZ Ikbel" w:date="2022-12-10T15:19:00Z">
        <w:r w:rsidR="00D708C6">
          <w:rPr>
            <w:noProof/>
          </w:rPr>
          <w:t>4</w:t>
        </w:r>
      </w:ins>
      <w:bookmarkEnd w:id="517"/>
      <w:bookmarkEnd w:id="518"/>
      <w:bookmarkEnd w:id="519"/>
      <w:ins w:id="522" w:author="AZAIEZ Ikbel" w:date="2022-12-10T15:17:00Z">
        <w:r>
          <w:fldChar w:fldCharType="end"/>
        </w:r>
      </w:ins>
    </w:p>
    <w:p w14:paraId="2B2A9C14" w14:textId="6E2BA3A0" w:rsidR="00B04023" w:rsidRDefault="00B04023">
      <w:pPr>
        <w:pStyle w:val="paragraph"/>
        <w:spacing w:before="0" w:beforeAutospacing="0" w:after="0" w:afterAutospacing="0"/>
        <w:ind w:left="1080"/>
        <w:textAlignment w:val="baseline"/>
        <w:rPr>
          <w:rFonts w:ascii="Calibri" w:hAnsi="Calibri" w:cs="Calibri"/>
          <w:sz w:val="32"/>
          <w:szCs w:val="32"/>
        </w:rPr>
        <w:pPrChange w:id="523" w:author="AZAIEZ Ikbel" w:date="2022-12-10T15:17:00Z">
          <w:pPr>
            <w:pStyle w:val="paragraph"/>
            <w:numPr>
              <w:numId w:val="26"/>
            </w:numPr>
            <w:tabs>
              <w:tab w:val="num" w:pos="720"/>
            </w:tabs>
            <w:spacing w:before="0" w:beforeAutospacing="0" w:after="0" w:afterAutospacing="0"/>
            <w:ind w:left="1080" w:hanging="360"/>
            <w:jc w:val="center"/>
            <w:textAlignment w:val="baseline"/>
          </w:pPr>
        </w:pPrChange>
      </w:pPr>
      <w:r>
        <w:rPr>
          <w:rStyle w:val="normaltextrun"/>
          <w:rFonts w:ascii="Calibri" w:hAnsi="Calibri" w:cs="Calibri"/>
          <w:b/>
          <w:bCs/>
          <w:sz w:val="32"/>
          <w:szCs w:val="32"/>
        </w:rPr>
        <w:lastRenderedPageBreak/>
        <w:t>On choisit frame, desktop puis la version de pc qu'on veut.</w:t>
      </w:r>
    </w:p>
    <w:p w14:paraId="1CB2875B" w14:textId="1A8407A7" w:rsidR="00B04023" w:rsidRDefault="00B04023">
      <w:pPr>
        <w:rPr>
          <w:rFonts w:ascii="Segoe UI" w:hAnsi="Segoe UI" w:cs="Segoe UI"/>
          <w:sz w:val="18"/>
          <w:szCs w:val="18"/>
        </w:rPr>
        <w:pPrChange w:id="524" w:author="AZAIEZ Ikbel" w:date="2022-12-10T15:25:00Z">
          <w:pPr>
            <w:pStyle w:val="paragraph"/>
            <w:spacing w:before="0" w:beforeAutospacing="0" w:after="0" w:afterAutospacing="0"/>
            <w:textAlignment w:val="baseline"/>
          </w:pPr>
        </w:pPrChange>
      </w:pPr>
      <w:r>
        <w:rPr>
          <w:rStyle w:val="normaltextrun"/>
          <w:rFonts w:ascii="Calibri" w:hAnsi="Calibri" w:cs="Calibri"/>
        </w:rPr>
        <w:t xml:space="preserve">               </w:t>
      </w:r>
      <w:r>
        <w:rPr>
          <w:noProof/>
        </w:rPr>
        <w:drawing>
          <wp:inline distT="0" distB="0" distL="0" distR="0" wp14:anchorId="5D8080F1" wp14:editId="0528C15C">
            <wp:extent cx="5476875" cy="2816225"/>
            <wp:effectExtent l="0" t="0" r="9525" b="317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2816225"/>
                    </a:xfrm>
                    <a:prstGeom prst="rect">
                      <a:avLst/>
                    </a:prstGeom>
                    <a:noFill/>
                    <a:ln>
                      <a:noFill/>
                    </a:ln>
                  </pic:spPr>
                </pic:pic>
              </a:graphicData>
            </a:graphic>
          </wp:inline>
        </w:drawing>
      </w:r>
      <w:r>
        <w:rPr>
          <w:rStyle w:val="eop"/>
          <w:rFonts w:ascii="Calibri" w:hAnsi="Calibri" w:cs="Calibri"/>
        </w:rPr>
        <w:t> </w:t>
      </w:r>
    </w:p>
    <w:p w14:paraId="07FF6A9B" w14:textId="2377B6BF" w:rsidR="00B04023" w:rsidRDefault="003D609B">
      <w:pPr>
        <w:pStyle w:val="Lgende"/>
        <w:jc w:val="center"/>
        <w:rPr>
          <w:rFonts w:ascii="Segoe UI" w:hAnsi="Segoe UI" w:cs="Segoe UI"/>
        </w:rPr>
        <w:pPrChange w:id="525" w:author="AZAIEZ Ikbel" w:date="2022-12-10T15:18:00Z">
          <w:pPr>
            <w:pStyle w:val="paragraph"/>
            <w:spacing w:before="0" w:beforeAutospacing="0" w:after="0" w:afterAutospacing="0"/>
            <w:textAlignment w:val="baseline"/>
          </w:pPr>
        </w:pPrChange>
      </w:pPr>
      <w:bookmarkStart w:id="526" w:name="_Toc121578300"/>
      <w:bookmarkStart w:id="527" w:name="_Toc121578409"/>
      <w:bookmarkStart w:id="528" w:name="_Toc121578476"/>
      <w:ins w:id="529" w:author="AZAIEZ Ikbel" w:date="2022-12-10T15:17:00Z">
        <w:r>
          <w:t xml:space="preserve">Figure </w:t>
        </w:r>
        <w:r>
          <w:fldChar w:fldCharType="begin"/>
        </w:r>
        <w:r>
          <w:instrText xml:space="preserve"> SEQ Figure \* ARABIC </w:instrText>
        </w:r>
      </w:ins>
      <w:r>
        <w:fldChar w:fldCharType="separate"/>
      </w:r>
      <w:ins w:id="530" w:author="AZAIEZ Ikbel" w:date="2022-12-10T15:19:00Z">
        <w:r w:rsidR="00D708C6">
          <w:rPr>
            <w:noProof/>
          </w:rPr>
          <w:t>5</w:t>
        </w:r>
      </w:ins>
      <w:bookmarkEnd w:id="526"/>
      <w:bookmarkEnd w:id="527"/>
      <w:bookmarkEnd w:id="528"/>
      <w:ins w:id="531" w:author="AZAIEZ Ikbel" w:date="2022-12-10T15:17:00Z">
        <w:r>
          <w:fldChar w:fldCharType="end"/>
        </w:r>
      </w:ins>
    </w:p>
    <w:p w14:paraId="6CA966CA" w14:textId="2DD9C6CD" w:rsidR="00B04023" w:rsidRDefault="00B04023" w:rsidP="00F456B3">
      <w:pPr>
        <w:pStyle w:val="paragraph"/>
        <w:numPr>
          <w:ilvl w:val="0"/>
          <w:numId w:val="27"/>
        </w:numPr>
        <w:spacing w:before="0" w:beforeAutospacing="0" w:after="0" w:afterAutospacing="0"/>
        <w:ind w:left="1080" w:firstLine="0"/>
        <w:jc w:val="center"/>
        <w:textAlignment w:val="baseline"/>
        <w:rPr>
          <w:rFonts w:ascii="Calibri" w:hAnsi="Calibri" w:cs="Calibri"/>
          <w:sz w:val="32"/>
          <w:szCs w:val="32"/>
        </w:rPr>
      </w:pPr>
      <w:r>
        <w:rPr>
          <w:rStyle w:val="normaltextrun"/>
          <w:rFonts w:ascii="Calibri" w:hAnsi="Calibri" w:cs="Calibri"/>
          <w:b/>
          <w:bCs/>
          <w:sz w:val="32"/>
          <w:szCs w:val="32"/>
        </w:rPr>
        <w:t>On choisit frame, phone puis la version phone qu'on veut.</w:t>
      </w:r>
    </w:p>
    <w:p w14:paraId="39D95336" w14:textId="16AC61AB" w:rsidR="00B04023" w:rsidRDefault="00B04023" w:rsidP="00F456B3">
      <w:pPr>
        <w:pStyle w:val="paragraph"/>
        <w:spacing w:before="0" w:beforeAutospacing="0" w:after="0" w:afterAutospacing="0"/>
        <w:jc w:val="center"/>
        <w:textAlignment w:val="baseline"/>
        <w:rPr>
          <w:rFonts w:ascii="Segoe UI" w:hAnsi="Segoe UI" w:cs="Segoe UI"/>
          <w:sz w:val="18"/>
          <w:szCs w:val="18"/>
        </w:rPr>
      </w:pPr>
    </w:p>
    <w:p w14:paraId="615A13F5" w14:textId="77777777" w:rsidR="00B04023" w:rsidRPr="00D708C6"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532" w:author="AZAIEZ Ikbel" w:date="2022-12-10T15:20:00Z">
            <w:rPr>
              <w:rFonts w:ascii="Segoe UI" w:hAnsi="Segoe UI" w:cs="Segoe UI"/>
              <w:sz w:val="18"/>
              <w:szCs w:val="18"/>
            </w:rPr>
          </w:rPrChange>
        </w:rPr>
        <w:pPrChange w:id="533" w:author="AZAIEZ Ikbel" w:date="2022-12-10T15:18:00Z">
          <w:pPr>
            <w:pStyle w:val="paragraph"/>
            <w:spacing w:before="0" w:beforeAutospacing="0" w:after="0" w:afterAutospacing="0"/>
            <w:textAlignment w:val="baseline"/>
          </w:pPr>
        </w:pPrChange>
      </w:pPr>
      <w:r w:rsidRPr="00D708C6">
        <w:rPr>
          <w:rStyle w:val="normaltextrun"/>
          <w:rFonts w:ascii="Calibri" w:hAnsi="Calibri" w:cs="Calibri"/>
          <w:sz w:val="28"/>
          <w:szCs w:val="28"/>
          <w:rPrChange w:id="534" w:author="AZAIEZ Ikbel" w:date="2022-12-10T15:20:00Z">
            <w:rPr>
              <w:rStyle w:val="normaltextrun"/>
              <w:rFonts w:ascii="Calibri" w:hAnsi="Calibri" w:cs="Calibri"/>
              <w:sz w:val="32"/>
              <w:szCs w:val="32"/>
            </w:rPr>
          </w:rPrChange>
        </w:rPr>
        <w:t>La réalisation de la charte a passé par trois étapes ;</w:t>
      </w:r>
      <w:r w:rsidRPr="00D708C6">
        <w:rPr>
          <w:rStyle w:val="normaltextrun"/>
          <w:sz w:val="28"/>
          <w:szCs w:val="28"/>
          <w:rPrChange w:id="535" w:author="AZAIEZ Ikbel" w:date="2022-12-10T15:20:00Z">
            <w:rPr>
              <w:rStyle w:val="eop"/>
              <w:rFonts w:ascii="Calibri" w:hAnsi="Calibri" w:cs="Calibri"/>
              <w:sz w:val="32"/>
              <w:szCs w:val="32"/>
            </w:rPr>
          </w:rPrChange>
        </w:rPr>
        <w:t> </w:t>
      </w:r>
    </w:p>
    <w:p w14:paraId="57BC99EF" w14:textId="77777777" w:rsidR="00B04023" w:rsidRPr="00D708C6" w:rsidRDefault="00B04023">
      <w:pPr>
        <w:pStyle w:val="paragraph"/>
        <w:spacing w:before="0" w:beforeAutospacing="0" w:after="0" w:afterAutospacing="0" w:line="360" w:lineRule="auto"/>
        <w:jc w:val="both"/>
        <w:textAlignment w:val="baseline"/>
        <w:rPr>
          <w:rStyle w:val="normaltextrun"/>
          <w:sz w:val="28"/>
          <w:szCs w:val="28"/>
          <w:rPrChange w:id="536" w:author="AZAIEZ Ikbel" w:date="2022-12-10T15:20:00Z">
            <w:rPr>
              <w:rStyle w:val="eop"/>
              <w:rFonts w:ascii="Calibri" w:hAnsi="Calibri" w:cs="Calibri"/>
              <w:sz w:val="32"/>
              <w:szCs w:val="32"/>
            </w:rPr>
          </w:rPrChange>
        </w:rPr>
        <w:pPrChange w:id="537" w:author="AZAIEZ Ikbel" w:date="2022-12-10T15:18:00Z">
          <w:pPr>
            <w:pStyle w:val="paragraph"/>
            <w:spacing w:before="0" w:beforeAutospacing="0" w:after="0" w:afterAutospacing="0"/>
            <w:textAlignment w:val="baseline"/>
          </w:pPr>
        </w:pPrChange>
      </w:pPr>
      <w:r w:rsidRPr="00D708C6">
        <w:rPr>
          <w:rStyle w:val="normaltextrun"/>
          <w:rFonts w:ascii="Calibri" w:hAnsi="Calibri" w:cs="Calibri"/>
          <w:sz w:val="28"/>
          <w:szCs w:val="28"/>
          <w:rPrChange w:id="538" w:author="AZAIEZ Ikbel" w:date="2022-12-10T15:20:00Z">
            <w:rPr>
              <w:rStyle w:val="normaltextrun"/>
              <w:rFonts w:ascii="Calibri" w:hAnsi="Calibri" w:cs="Calibri"/>
              <w:sz w:val="32"/>
              <w:szCs w:val="32"/>
              <w:u w:val="single"/>
            </w:rPr>
          </w:rPrChange>
        </w:rPr>
        <w:t>Les wireframes ;</w:t>
      </w:r>
      <w:r w:rsidRPr="00D708C6">
        <w:rPr>
          <w:rStyle w:val="normaltextrun"/>
          <w:rFonts w:ascii="Calibri" w:hAnsi="Calibri" w:cs="Calibri"/>
          <w:sz w:val="28"/>
          <w:szCs w:val="28"/>
          <w:rPrChange w:id="539" w:author="AZAIEZ Ikbel" w:date="2022-12-10T15:20:00Z">
            <w:rPr>
              <w:rStyle w:val="normaltextrun"/>
              <w:rFonts w:ascii="Calibri" w:hAnsi="Calibri" w:cs="Calibri"/>
              <w:sz w:val="32"/>
              <w:szCs w:val="32"/>
            </w:rPr>
          </w:rPrChange>
        </w:rPr>
        <w:t xml:space="preserve"> c’est à dire le squelette ou la forme de la charte, la version la moins proche de travail finale, mais elles mettent la démarche claire dans cette étape on a mis en place les zone des textes, l’emplacement du logo, préparer les pages, …</w:t>
      </w:r>
      <w:r w:rsidRPr="00D708C6">
        <w:rPr>
          <w:rStyle w:val="normaltextrun"/>
          <w:sz w:val="28"/>
          <w:szCs w:val="28"/>
          <w:rPrChange w:id="540" w:author="AZAIEZ Ikbel" w:date="2022-12-10T15:20:00Z">
            <w:rPr>
              <w:rStyle w:val="eop"/>
              <w:rFonts w:ascii="Calibri" w:hAnsi="Calibri" w:cs="Calibri"/>
              <w:sz w:val="32"/>
              <w:szCs w:val="32"/>
            </w:rPr>
          </w:rPrChange>
        </w:rPr>
        <w:t> </w:t>
      </w:r>
    </w:p>
    <w:p w14:paraId="58573764" w14:textId="77777777" w:rsidR="0054231F" w:rsidRPr="00636874" w:rsidRDefault="0054231F">
      <w:pPr>
        <w:pStyle w:val="paragraph"/>
        <w:spacing w:before="0" w:beforeAutospacing="0" w:after="0" w:afterAutospacing="0" w:line="360" w:lineRule="auto"/>
        <w:jc w:val="both"/>
        <w:textAlignment w:val="baseline"/>
        <w:rPr>
          <w:rStyle w:val="normaltextrun"/>
          <w:rFonts w:ascii="Calibri" w:hAnsi="Calibri" w:cs="Calibri"/>
          <w:sz w:val="32"/>
          <w:szCs w:val="32"/>
          <w:rPrChange w:id="541" w:author="AZAIEZ Ikbel" w:date="2022-12-10T15:18:00Z">
            <w:rPr>
              <w:rFonts w:ascii="Segoe UI" w:hAnsi="Segoe UI" w:cs="Segoe UI"/>
              <w:sz w:val="18"/>
              <w:szCs w:val="18"/>
            </w:rPr>
          </w:rPrChange>
        </w:rPr>
        <w:pPrChange w:id="542" w:author="AZAIEZ Ikbel" w:date="2022-12-10T15:18:00Z">
          <w:pPr>
            <w:pStyle w:val="paragraph"/>
            <w:spacing w:before="0" w:beforeAutospacing="0" w:after="0" w:afterAutospacing="0"/>
            <w:textAlignment w:val="baseline"/>
          </w:pPr>
        </w:pPrChange>
      </w:pPr>
    </w:p>
    <w:p w14:paraId="0C9E3BC3" w14:textId="59F59A5E" w:rsidR="00D708C6" w:rsidRDefault="00B04023">
      <w:pPr>
        <w:jc w:val="center"/>
        <w:rPr>
          <w:ins w:id="543" w:author="AZAIEZ Ikbel" w:date="2022-12-10T15:18:00Z"/>
          <w:rStyle w:val="normaltextrun"/>
          <w:rFonts w:ascii="Calibri" w:hAnsi="Calibri" w:cs="Calibri"/>
          <w:b/>
          <w:bCs/>
          <w:sz w:val="32"/>
          <w:szCs w:val="32"/>
        </w:rPr>
        <w:pPrChange w:id="544" w:author="AZAIEZ Ikbel" w:date="2022-12-10T15:26:00Z">
          <w:pPr>
            <w:pStyle w:val="paragraph"/>
            <w:spacing w:before="0" w:beforeAutospacing="0" w:after="0" w:afterAutospacing="0"/>
            <w:jc w:val="center"/>
            <w:textAlignment w:val="baseline"/>
          </w:pPr>
        </w:pPrChange>
      </w:pPr>
      <w:bookmarkStart w:id="545" w:name="_Toc121578301"/>
      <w:bookmarkStart w:id="546" w:name="_Toc121578410"/>
      <w:bookmarkStart w:id="547" w:name="_Toc121578477"/>
      <w:r>
        <w:rPr>
          <w:noProof/>
        </w:rPr>
        <w:lastRenderedPageBreak/>
        <w:drawing>
          <wp:inline distT="0" distB="0" distL="0" distR="0" wp14:anchorId="25DF83E8" wp14:editId="0825D0A5">
            <wp:extent cx="5760720" cy="3112135"/>
            <wp:effectExtent l="0" t="0" r="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12135"/>
                    </a:xfrm>
                    <a:prstGeom prst="rect">
                      <a:avLst/>
                    </a:prstGeom>
                    <a:noFill/>
                    <a:ln>
                      <a:noFill/>
                    </a:ln>
                  </pic:spPr>
                </pic:pic>
              </a:graphicData>
            </a:graphic>
          </wp:inline>
        </w:drawing>
      </w:r>
      <w:ins w:id="548" w:author="AZAIEZ Ikbel" w:date="2022-12-10T15:19:00Z">
        <w:r w:rsidR="00D708C6">
          <w:t xml:space="preserve">Figure </w:t>
        </w:r>
        <w:r w:rsidR="00D708C6">
          <w:fldChar w:fldCharType="begin"/>
        </w:r>
        <w:r w:rsidR="00D708C6">
          <w:instrText xml:space="preserve"> SEQ Figure \* ARABIC </w:instrText>
        </w:r>
      </w:ins>
      <w:r w:rsidR="00D708C6">
        <w:fldChar w:fldCharType="separate"/>
      </w:r>
      <w:ins w:id="549" w:author="AZAIEZ Ikbel" w:date="2022-12-10T15:19:00Z">
        <w:r w:rsidR="00D708C6">
          <w:rPr>
            <w:noProof/>
          </w:rPr>
          <w:t>6</w:t>
        </w:r>
        <w:bookmarkEnd w:id="545"/>
        <w:bookmarkEnd w:id="546"/>
        <w:bookmarkEnd w:id="547"/>
        <w:r w:rsidR="00D708C6">
          <w:fldChar w:fldCharType="end"/>
        </w:r>
      </w:ins>
      <w:r>
        <w:rPr>
          <w:rStyle w:val="scxw184921113"/>
          <w:rFonts w:ascii="Calibri" w:hAnsi="Calibri" w:cs="Calibri"/>
        </w:rPr>
        <w:t> </w:t>
      </w:r>
      <w:r>
        <w:rPr>
          <w:rFonts w:ascii="Calibri" w:hAnsi="Calibri" w:cs="Calibri"/>
        </w:rPr>
        <w:br/>
      </w:r>
    </w:p>
    <w:p w14:paraId="796A504B" w14:textId="39B5C047" w:rsidR="00B04023" w:rsidRDefault="00B04023" w:rsidP="00B0402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t>A. Wireframe pour mobile</w:t>
      </w:r>
      <w:r>
        <w:rPr>
          <w:rStyle w:val="eop"/>
          <w:rFonts w:ascii="Calibri" w:hAnsi="Calibri" w:cs="Calibri"/>
          <w:sz w:val="32"/>
          <w:szCs w:val="32"/>
        </w:rPr>
        <w:t> </w:t>
      </w:r>
    </w:p>
    <w:p w14:paraId="071BBC31" w14:textId="77777777" w:rsidR="00D708C6" w:rsidRDefault="00B04023">
      <w:pPr>
        <w:pStyle w:val="paragraph"/>
        <w:keepNext/>
        <w:spacing w:before="0" w:beforeAutospacing="0" w:after="0" w:afterAutospacing="0"/>
        <w:jc w:val="center"/>
        <w:textAlignment w:val="baseline"/>
        <w:rPr>
          <w:ins w:id="550" w:author="AZAIEZ Ikbel" w:date="2022-12-10T15:18:00Z"/>
        </w:rPr>
        <w:pPrChange w:id="551" w:author="AZAIEZ Ikbel" w:date="2022-12-10T15:18:00Z">
          <w:pPr>
            <w:pStyle w:val="paragraph"/>
            <w:spacing w:before="0" w:beforeAutospacing="0" w:after="0" w:afterAutospacing="0"/>
            <w:jc w:val="center"/>
            <w:textAlignment w:val="baseline"/>
          </w:pPr>
        </w:pPrChange>
      </w:pPr>
      <w:r>
        <w:rPr>
          <w:rFonts w:asciiTheme="minorHAnsi" w:eastAsiaTheme="minorHAnsi" w:hAnsiTheme="minorHAnsi" w:cstheme="minorBidi"/>
          <w:noProof/>
          <w:sz w:val="22"/>
          <w:szCs w:val="22"/>
          <w:lang w:eastAsia="en-US"/>
        </w:rPr>
        <w:drawing>
          <wp:inline distT="0" distB="0" distL="0" distR="0" wp14:anchorId="0AD41368" wp14:editId="0642F45C">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E0F4EF5" w14:textId="6CD21A89" w:rsidR="00D708C6" w:rsidRDefault="00D708C6">
      <w:pPr>
        <w:pStyle w:val="Lgende"/>
        <w:jc w:val="center"/>
        <w:rPr>
          <w:ins w:id="552" w:author="AZAIEZ Ikbel" w:date="2022-12-10T15:18:00Z"/>
        </w:rPr>
        <w:pPrChange w:id="553" w:author="AZAIEZ Ikbel" w:date="2022-12-10T15:18:00Z">
          <w:pPr>
            <w:pStyle w:val="Lgende"/>
          </w:pPr>
        </w:pPrChange>
      </w:pPr>
      <w:bookmarkStart w:id="554" w:name="_Toc121578302"/>
      <w:bookmarkStart w:id="555" w:name="_Toc121578411"/>
      <w:bookmarkStart w:id="556" w:name="_Toc121578478"/>
      <w:ins w:id="557" w:author="AZAIEZ Ikbel" w:date="2022-12-10T15:18:00Z">
        <w:r>
          <w:t xml:space="preserve">Figure </w:t>
        </w:r>
        <w:r>
          <w:fldChar w:fldCharType="begin"/>
        </w:r>
        <w:r>
          <w:instrText xml:space="preserve"> SEQ Figure \* ARABIC </w:instrText>
        </w:r>
      </w:ins>
      <w:r>
        <w:fldChar w:fldCharType="separate"/>
      </w:r>
      <w:ins w:id="558" w:author="AZAIEZ Ikbel" w:date="2022-12-10T15:19:00Z">
        <w:r>
          <w:rPr>
            <w:noProof/>
          </w:rPr>
          <w:t>7</w:t>
        </w:r>
      </w:ins>
      <w:bookmarkEnd w:id="554"/>
      <w:bookmarkEnd w:id="555"/>
      <w:bookmarkEnd w:id="556"/>
      <w:ins w:id="559" w:author="AZAIEZ Ikbel" w:date="2022-12-10T15:18:00Z">
        <w:r>
          <w:fldChar w:fldCharType="end"/>
        </w:r>
      </w:ins>
    </w:p>
    <w:p w14:paraId="7E9751B7" w14:textId="488A924F" w:rsidR="00B04023" w:rsidRDefault="00B04023" w:rsidP="00B04023">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26DF15" w14:textId="77777777" w:rsidR="00B04023" w:rsidRDefault="00B04023" w:rsidP="00B0402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t>         B. wireframe pour le web</w:t>
      </w:r>
      <w:r>
        <w:rPr>
          <w:rStyle w:val="eop"/>
          <w:rFonts w:ascii="Calibri" w:hAnsi="Calibri" w:cs="Calibri"/>
          <w:sz w:val="32"/>
          <w:szCs w:val="32"/>
        </w:rPr>
        <w:t> </w:t>
      </w:r>
    </w:p>
    <w:p w14:paraId="0448D703" w14:textId="77777777" w:rsidR="00B04023" w:rsidRPr="009D503F"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560" w:author="AZAIEZ Ikbel" w:date="2022-12-10T15:20:00Z">
            <w:rPr>
              <w:rFonts w:ascii="Segoe UI" w:hAnsi="Segoe UI" w:cs="Segoe UI"/>
              <w:sz w:val="18"/>
              <w:szCs w:val="18"/>
            </w:rPr>
          </w:rPrChange>
        </w:rPr>
        <w:pPrChange w:id="561" w:author="AZAIEZ Ikbel" w:date="2022-12-10T15:20:00Z">
          <w:pPr>
            <w:pStyle w:val="paragraph"/>
            <w:spacing w:before="0" w:beforeAutospacing="0" w:after="0" w:afterAutospacing="0"/>
            <w:textAlignment w:val="baseline"/>
          </w:pPr>
        </w:pPrChange>
      </w:pPr>
      <w:r w:rsidRPr="009D503F">
        <w:rPr>
          <w:rStyle w:val="normaltextrun"/>
          <w:rFonts w:ascii="Calibri" w:hAnsi="Calibri" w:cs="Calibri"/>
          <w:sz w:val="28"/>
          <w:szCs w:val="28"/>
          <w:rPrChange w:id="562" w:author="AZAIEZ Ikbel" w:date="2022-12-10T15:20:00Z">
            <w:rPr>
              <w:rStyle w:val="normaltextrun"/>
              <w:rFonts w:ascii="Calibri" w:hAnsi="Calibri" w:cs="Calibri"/>
              <w:sz w:val="32"/>
              <w:szCs w:val="32"/>
              <w:u w:val="single"/>
            </w:rPr>
          </w:rPrChange>
        </w:rPr>
        <w:t>Le maquettage ;</w:t>
      </w:r>
      <w:r w:rsidRPr="009D503F">
        <w:rPr>
          <w:rStyle w:val="normaltextrun"/>
          <w:rFonts w:ascii="Calibri" w:hAnsi="Calibri" w:cs="Calibri"/>
          <w:sz w:val="28"/>
          <w:szCs w:val="28"/>
          <w:rPrChange w:id="563" w:author="AZAIEZ Ikbel" w:date="2022-12-10T15:20:00Z">
            <w:rPr>
              <w:rStyle w:val="normaltextrun"/>
              <w:rFonts w:ascii="Calibri" w:hAnsi="Calibri" w:cs="Calibri"/>
              <w:sz w:val="32"/>
              <w:szCs w:val="32"/>
            </w:rPr>
          </w:rPrChange>
        </w:rPr>
        <w:t xml:space="preserve"> c’est la une partie très proche du travail finale puisque dans cette étape on va ajouter les images, le logo, les couleurs, réguler la typographie </w:t>
      </w:r>
      <w:r w:rsidRPr="009D503F">
        <w:rPr>
          <w:rStyle w:val="normaltextrun"/>
          <w:rFonts w:ascii="Calibri" w:hAnsi="Calibri" w:cs="Calibri"/>
          <w:sz w:val="28"/>
          <w:szCs w:val="28"/>
          <w:rPrChange w:id="564" w:author="AZAIEZ Ikbel" w:date="2022-12-10T15:20:00Z">
            <w:rPr>
              <w:rStyle w:val="normaltextrun"/>
              <w:rFonts w:ascii="Calibri" w:hAnsi="Calibri" w:cs="Calibri"/>
              <w:sz w:val="32"/>
              <w:szCs w:val="32"/>
            </w:rPr>
          </w:rPrChange>
        </w:rPr>
        <w:lastRenderedPageBreak/>
        <w:t>et l’organisation des pages par ordres d’apparition ; C'est la version statique de la charte graphique.</w:t>
      </w:r>
      <w:r w:rsidRPr="009D503F">
        <w:rPr>
          <w:rStyle w:val="normaltextrun"/>
          <w:sz w:val="28"/>
          <w:szCs w:val="28"/>
          <w:rPrChange w:id="565" w:author="AZAIEZ Ikbel" w:date="2022-12-10T15:20:00Z">
            <w:rPr>
              <w:rStyle w:val="eop"/>
              <w:rFonts w:ascii="Calibri" w:hAnsi="Calibri" w:cs="Calibri"/>
              <w:sz w:val="32"/>
              <w:szCs w:val="32"/>
            </w:rPr>
          </w:rPrChange>
        </w:rPr>
        <w:t> </w:t>
      </w:r>
    </w:p>
    <w:p w14:paraId="796D5245"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1FA2C81"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58A526B" w14:textId="5BCA1BE4" w:rsidR="00B04023" w:rsidRDefault="00B04023" w:rsidP="00B0402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04F93222" wp14:editId="2F013139">
            <wp:extent cx="5760720" cy="27673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67330"/>
                    </a:xfrm>
                    <a:prstGeom prst="rect">
                      <a:avLst/>
                    </a:prstGeom>
                    <a:noFill/>
                    <a:ln>
                      <a:noFill/>
                    </a:ln>
                  </pic:spPr>
                </pic:pic>
              </a:graphicData>
            </a:graphic>
          </wp:inline>
        </w:drawing>
      </w:r>
      <w:r>
        <w:rPr>
          <w:rStyle w:val="eop"/>
          <w:rFonts w:ascii="Calibri" w:hAnsi="Calibri" w:cs="Calibri"/>
          <w:sz w:val="22"/>
          <w:szCs w:val="22"/>
        </w:rPr>
        <w:t> </w:t>
      </w:r>
    </w:p>
    <w:p w14:paraId="46888898" w14:textId="7364AFAA" w:rsidR="00B04023" w:rsidRDefault="00B04023" w:rsidP="009F5DDB">
      <w:pPr>
        <w:pStyle w:val="paragraph"/>
        <w:numPr>
          <w:ilvl w:val="0"/>
          <w:numId w:val="28"/>
        </w:numPr>
        <w:spacing w:before="0" w:beforeAutospacing="0" w:after="0" w:afterAutospacing="0"/>
        <w:ind w:left="1080" w:firstLine="0"/>
        <w:jc w:val="center"/>
        <w:textAlignment w:val="baseline"/>
        <w:rPr>
          <w:rFonts w:ascii="Calibri" w:hAnsi="Calibri" w:cs="Calibri"/>
          <w:sz w:val="32"/>
          <w:szCs w:val="32"/>
        </w:rPr>
      </w:pPr>
      <w:r>
        <w:rPr>
          <w:rStyle w:val="normaltextrun"/>
          <w:rFonts w:ascii="Calibri" w:hAnsi="Calibri" w:cs="Calibri"/>
          <w:b/>
          <w:bCs/>
          <w:sz w:val="32"/>
          <w:szCs w:val="32"/>
        </w:rPr>
        <w:t>Maquette pour le mobile</w:t>
      </w:r>
    </w:p>
    <w:p w14:paraId="7EED121F" w14:textId="78F72438" w:rsidR="00B04023" w:rsidRDefault="00B04023" w:rsidP="00B04023">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6705026A" wp14:editId="7523C987">
            <wp:extent cx="5760720" cy="26454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645410"/>
                    </a:xfrm>
                    <a:prstGeom prst="rect">
                      <a:avLst/>
                    </a:prstGeom>
                    <a:noFill/>
                    <a:ln>
                      <a:noFill/>
                    </a:ln>
                  </pic:spPr>
                </pic:pic>
              </a:graphicData>
            </a:graphic>
          </wp:inline>
        </w:drawing>
      </w:r>
      <w:r>
        <w:rPr>
          <w:rStyle w:val="eop"/>
          <w:rFonts w:ascii="Calibri" w:hAnsi="Calibri" w:cs="Calibri"/>
          <w:sz w:val="22"/>
          <w:szCs w:val="22"/>
        </w:rPr>
        <w:t> </w:t>
      </w:r>
    </w:p>
    <w:p w14:paraId="67DD2678" w14:textId="78B3FAC0" w:rsidR="00B04023" w:rsidRDefault="00B04023" w:rsidP="009F5DDB">
      <w:pPr>
        <w:pStyle w:val="paragraph"/>
        <w:numPr>
          <w:ilvl w:val="0"/>
          <w:numId w:val="29"/>
        </w:numPr>
        <w:spacing w:before="0" w:beforeAutospacing="0" w:after="0" w:afterAutospacing="0"/>
        <w:ind w:left="1080" w:firstLine="0"/>
        <w:jc w:val="center"/>
        <w:textAlignment w:val="baseline"/>
        <w:rPr>
          <w:rFonts w:ascii="Calibri" w:hAnsi="Calibri" w:cs="Calibri"/>
          <w:sz w:val="32"/>
          <w:szCs w:val="32"/>
        </w:rPr>
      </w:pPr>
      <w:r>
        <w:rPr>
          <w:rStyle w:val="normaltextrun"/>
          <w:rFonts w:ascii="Calibri" w:hAnsi="Calibri" w:cs="Calibri"/>
          <w:b/>
          <w:bCs/>
          <w:sz w:val="32"/>
          <w:szCs w:val="32"/>
        </w:rPr>
        <w:t>Maquette pour le web</w:t>
      </w:r>
    </w:p>
    <w:p w14:paraId="2A19C97F"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3A53E94D" w14:textId="77777777" w:rsidR="00B04023" w:rsidRPr="009D503F"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566" w:author="AZAIEZ Ikbel" w:date="2022-12-10T15:20:00Z">
            <w:rPr>
              <w:rFonts w:ascii="Segoe UI" w:hAnsi="Segoe UI" w:cs="Segoe UI"/>
              <w:sz w:val="18"/>
              <w:szCs w:val="18"/>
            </w:rPr>
          </w:rPrChange>
        </w:rPr>
        <w:pPrChange w:id="567" w:author="AZAIEZ Ikbel" w:date="2022-12-10T15:20:00Z">
          <w:pPr>
            <w:pStyle w:val="paragraph"/>
            <w:spacing w:before="0" w:beforeAutospacing="0" w:after="0" w:afterAutospacing="0"/>
            <w:textAlignment w:val="baseline"/>
          </w:pPr>
        </w:pPrChange>
      </w:pPr>
      <w:r w:rsidRPr="009D503F">
        <w:rPr>
          <w:rStyle w:val="normaltextrun"/>
          <w:rFonts w:ascii="Calibri" w:hAnsi="Calibri" w:cs="Calibri"/>
          <w:sz w:val="28"/>
          <w:szCs w:val="28"/>
          <w:rPrChange w:id="568" w:author="AZAIEZ Ikbel" w:date="2022-12-10T15:20:00Z">
            <w:rPr>
              <w:rStyle w:val="normaltextrun"/>
              <w:rFonts w:ascii="Calibri" w:hAnsi="Calibri" w:cs="Calibri"/>
              <w:sz w:val="32"/>
              <w:szCs w:val="32"/>
              <w:u w:val="single"/>
            </w:rPr>
          </w:rPrChange>
        </w:rPr>
        <w:t>Le prototypage</w:t>
      </w:r>
      <w:r w:rsidRPr="009D503F">
        <w:rPr>
          <w:rStyle w:val="normaltextrun"/>
          <w:rFonts w:ascii="Calibri" w:hAnsi="Calibri" w:cs="Calibri"/>
          <w:sz w:val="28"/>
          <w:szCs w:val="28"/>
          <w:rPrChange w:id="569" w:author="AZAIEZ Ikbel" w:date="2022-12-10T15:20:00Z">
            <w:rPr>
              <w:rStyle w:val="normaltextrun"/>
              <w:rFonts w:ascii="Calibri" w:hAnsi="Calibri" w:cs="Calibri"/>
              <w:sz w:val="32"/>
              <w:szCs w:val="32"/>
            </w:rPr>
          </w:rPrChange>
        </w:rPr>
        <w:t xml:space="preserve"> ; il s’agit de la version dynamique là où on va lier les pages entre eux et faire la navigation d’une page à une autre.</w:t>
      </w:r>
      <w:r w:rsidRPr="009D503F">
        <w:rPr>
          <w:rStyle w:val="normaltextrun"/>
          <w:sz w:val="28"/>
          <w:szCs w:val="28"/>
          <w:rPrChange w:id="570" w:author="AZAIEZ Ikbel" w:date="2022-12-10T15:20:00Z">
            <w:rPr>
              <w:rStyle w:val="eop"/>
              <w:rFonts w:ascii="Calibri" w:hAnsi="Calibri" w:cs="Calibri"/>
              <w:sz w:val="32"/>
              <w:szCs w:val="32"/>
            </w:rPr>
          </w:rPrChange>
        </w:rPr>
        <w:t> </w:t>
      </w:r>
    </w:p>
    <w:p w14:paraId="4029F27C"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4484BC7"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48FC4C6"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A7C8B3E"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6F67C8D" w14:textId="0EA15DBC" w:rsidR="00B04023" w:rsidRDefault="002E0D8E" w:rsidP="002E0D8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lastRenderedPageBreak/>
        <w:drawing>
          <wp:inline distT="0" distB="0" distL="0" distR="0" wp14:anchorId="4401953C" wp14:editId="548CD7CB">
            <wp:extent cx="2676525" cy="2066925"/>
            <wp:effectExtent l="0" t="0" r="9525" b="9525"/>
            <wp:docPr id="3" name="Image 3"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ordinateur&#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6525" cy="2066925"/>
                    </a:xfrm>
                    <a:prstGeom prst="rect">
                      <a:avLst/>
                    </a:prstGeom>
                    <a:noFill/>
                    <a:ln>
                      <a:noFill/>
                    </a:ln>
                  </pic:spPr>
                </pic:pic>
              </a:graphicData>
            </a:graphic>
          </wp:inline>
        </w:drawing>
      </w:r>
      <w:r w:rsidR="00B04023">
        <w:rPr>
          <w:rStyle w:val="eop"/>
          <w:rFonts w:ascii="Calibri" w:hAnsi="Calibri" w:cs="Calibri"/>
          <w:sz w:val="22"/>
          <w:szCs w:val="22"/>
        </w:rPr>
        <w:t> </w:t>
      </w:r>
      <w:r>
        <w:rPr>
          <w:rFonts w:asciiTheme="minorHAnsi" w:eastAsiaTheme="minorHAnsi" w:hAnsiTheme="minorHAnsi" w:cstheme="minorBidi"/>
          <w:noProof/>
          <w:sz w:val="22"/>
          <w:szCs w:val="22"/>
          <w:lang w:eastAsia="en-US"/>
        </w:rPr>
        <w:drawing>
          <wp:inline distT="0" distB="0" distL="0" distR="0" wp14:anchorId="5F95BEB7" wp14:editId="546FA60D">
            <wp:extent cx="2724150" cy="20688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5050" cy="2077108"/>
                    </a:xfrm>
                    <a:prstGeom prst="rect">
                      <a:avLst/>
                    </a:prstGeom>
                    <a:noFill/>
                    <a:ln>
                      <a:noFill/>
                    </a:ln>
                  </pic:spPr>
                </pic:pic>
              </a:graphicData>
            </a:graphic>
          </wp:inline>
        </w:drawing>
      </w:r>
    </w:p>
    <w:p w14:paraId="2914FB73" w14:textId="02C9B13F" w:rsidR="00B04023" w:rsidRDefault="00B04023" w:rsidP="00B0402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4FF3688" w14:textId="69E3D8C2" w:rsidR="00B04023" w:rsidRDefault="00B04023" w:rsidP="009F5DD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t>A. Prototypage de la partie mobil</w:t>
      </w:r>
      <w:r w:rsidR="009F5DDB">
        <w:rPr>
          <w:rStyle w:val="normaltextrun"/>
          <w:rFonts w:ascii="Calibri" w:hAnsi="Calibri" w:cs="Calibri"/>
          <w:b/>
          <w:bCs/>
          <w:sz w:val="40"/>
          <w:szCs w:val="40"/>
        </w:rPr>
        <w:t>e</w:t>
      </w:r>
    </w:p>
    <w:p w14:paraId="6DDBCB62" w14:textId="6CFB6196" w:rsidR="00B04023" w:rsidRDefault="00B04023" w:rsidP="00B0402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 xml:space="preserve">                </w:t>
      </w:r>
      <w:r>
        <w:rPr>
          <w:rFonts w:asciiTheme="minorHAnsi" w:eastAsiaTheme="minorHAnsi" w:hAnsiTheme="minorHAnsi" w:cstheme="minorBidi"/>
          <w:noProof/>
          <w:sz w:val="22"/>
          <w:szCs w:val="22"/>
          <w:lang w:eastAsia="en-US"/>
        </w:rPr>
        <w:drawing>
          <wp:inline distT="0" distB="0" distL="0" distR="0" wp14:anchorId="71244ACE" wp14:editId="76A9D91F">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Pr>
          <w:rStyle w:val="eop"/>
          <w:rFonts w:ascii="Calibri" w:hAnsi="Calibri" w:cs="Calibri"/>
          <w:sz w:val="22"/>
          <w:szCs w:val="22"/>
        </w:rPr>
        <w:t> </w:t>
      </w:r>
    </w:p>
    <w:p w14:paraId="24164F7C" w14:textId="37BECD61" w:rsidR="00B04023" w:rsidRDefault="00B04023" w:rsidP="00F456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32"/>
          <w:szCs w:val="32"/>
        </w:rPr>
        <w:t>B. Prototypage de la partie web</w:t>
      </w:r>
    </w:p>
    <w:p w14:paraId="5EA64ED7" w14:textId="15324DBE"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56"/>
          <w:szCs w:val="56"/>
        </w:rPr>
        <w:t> </w:t>
      </w:r>
    </w:p>
    <w:p w14:paraId="2D2B6A32" w14:textId="77777777" w:rsidR="00B04023" w:rsidRPr="009D503F" w:rsidRDefault="00B04023">
      <w:pPr>
        <w:pStyle w:val="Titre1"/>
        <w:numPr>
          <w:ilvl w:val="0"/>
          <w:numId w:val="33"/>
        </w:numPr>
        <w:spacing w:line="360" w:lineRule="auto"/>
        <w:rPr>
          <w:rStyle w:val="normaltextrun"/>
          <w:rFonts w:ascii="Calibri" w:hAnsi="Calibri" w:cs="Calibri"/>
          <w:color w:val="00B0F0"/>
          <w:sz w:val="40"/>
          <w:szCs w:val="40"/>
          <w:rPrChange w:id="571" w:author="AZAIEZ Ikbel" w:date="2022-12-10T15:21:00Z">
            <w:rPr>
              <w:rFonts w:ascii="Segoe UI" w:hAnsi="Segoe UI" w:cs="Segoe UI"/>
              <w:sz w:val="18"/>
              <w:szCs w:val="18"/>
            </w:rPr>
          </w:rPrChange>
        </w:rPr>
        <w:pPrChange w:id="572" w:author="AZAIEZ Ikbel" w:date="2022-12-10T15:21:00Z">
          <w:pPr>
            <w:pStyle w:val="paragraph"/>
            <w:spacing w:before="0" w:beforeAutospacing="0" w:after="0" w:afterAutospacing="0"/>
            <w:textAlignment w:val="baseline"/>
          </w:pPr>
        </w:pPrChange>
      </w:pPr>
      <w:bookmarkStart w:id="573" w:name="_Toc121578248"/>
      <w:r w:rsidRPr="009D503F">
        <w:rPr>
          <w:rStyle w:val="normaltextrun"/>
          <w:rFonts w:ascii="Calibri" w:hAnsi="Calibri" w:cs="Calibri"/>
          <w:color w:val="00B0F0"/>
          <w:sz w:val="40"/>
          <w:szCs w:val="40"/>
          <w:rPrChange w:id="574" w:author="AZAIEZ Ikbel" w:date="2022-12-10T15:21:00Z">
            <w:rPr>
              <w:rStyle w:val="normaltextrun"/>
              <w:rFonts w:ascii="Calibri" w:hAnsi="Calibri" w:cs="Calibri"/>
              <w:sz w:val="56"/>
              <w:szCs w:val="56"/>
            </w:rPr>
          </w:rPrChange>
        </w:rPr>
        <w:t>Conclusion</w:t>
      </w:r>
      <w:bookmarkEnd w:id="573"/>
      <w:del w:id="575" w:author="AZAIEZ Ikbel" w:date="2022-12-10T15:21:00Z">
        <w:r w:rsidRPr="009D503F" w:rsidDel="009D503F">
          <w:rPr>
            <w:rStyle w:val="normaltextrun"/>
            <w:rFonts w:ascii="Calibri" w:hAnsi="Calibri" w:cs="Calibri"/>
            <w:color w:val="00B0F0"/>
            <w:sz w:val="40"/>
            <w:szCs w:val="40"/>
            <w:rPrChange w:id="576" w:author="AZAIEZ Ikbel" w:date="2022-12-10T15:21:00Z">
              <w:rPr>
                <w:rStyle w:val="normaltextrun"/>
                <w:rFonts w:ascii="Calibri" w:hAnsi="Calibri" w:cs="Calibri"/>
                <w:sz w:val="56"/>
                <w:szCs w:val="56"/>
              </w:rPr>
            </w:rPrChange>
          </w:rPr>
          <w:delText xml:space="preserve"> générale</w:delText>
        </w:r>
        <w:r w:rsidRPr="009D503F" w:rsidDel="009D503F">
          <w:rPr>
            <w:rStyle w:val="normaltextrun"/>
            <w:color w:val="00B0F0"/>
            <w:sz w:val="40"/>
            <w:szCs w:val="40"/>
            <w:rPrChange w:id="577" w:author="AZAIEZ Ikbel" w:date="2022-12-10T15:21:00Z">
              <w:rPr>
                <w:rStyle w:val="eop"/>
                <w:rFonts w:ascii="Calibri" w:hAnsi="Calibri" w:cs="Calibri"/>
                <w:sz w:val="56"/>
                <w:szCs w:val="56"/>
              </w:rPr>
            </w:rPrChange>
          </w:rPr>
          <w:delText> </w:delText>
        </w:r>
      </w:del>
    </w:p>
    <w:p w14:paraId="7595BCB4" w14:textId="77777777" w:rsidR="00B04023" w:rsidRPr="009D503F" w:rsidRDefault="00B04023">
      <w:pPr>
        <w:pStyle w:val="paragraph"/>
        <w:spacing w:before="0" w:beforeAutospacing="0" w:after="0" w:afterAutospacing="0" w:line="360" w:lineRule="auto"/>
        <w:jc w:val="both"/>
        <w:textAlignment w:val="baseline"/>
        <w:rPr>
          <w:rStyle w:val="normaltextrun"/>
          <w:rFonts w:ascii="Calibri" w:hAnsi="Calibri" w:cs="Calibri"/>
          <w:sz w:val="28"/>
          <w:szCs w:val="28"/>
          <w:rPrChange w:id="578" w:author="AZAIEZ Ikbel" w:date="2022-12-10T15:20:00Z">
            <w:rPr>
              <w:rFonts w:ascii="Segoe UI" w:hAnsi="Segoe UI" w:cs="Segoe UI"/>
              <w:sz w:val="18"/>
              <w:szCs w:val="18"/>
            </w:rPr>
          </w:rPrChange>
        </w:rPr>
        <w:pPrChange w:id="579" w:author="AZAIEZ Ikbel" w:date="2022-12-10T15:20:00Z">
          <w:pPr>
            <w:pStyle w:val="paragraph"/>
            <w:spacing w:before="0" w:beforeAutospacing="0" w:after="0" w:afterAutospacing="0"/>
            <w:textAlignment w:val="baseline"/>
          </w:pPr>
        </w:pPrChange>
      </w:pPr>
      <w:r w:rsidRPr="009D503F">
        <w:rPr>
          <w:rStyle w:val="normaltextrun"/>
          <w:rFonts w:ascii="Calibri" w:hAnsi="Calibri" w:cs="Calibri"/>
          <w:sz w:val="28"/>
          <w:szCs w:val="28"/>
          <w:highlight w:val="yellow"/>
          <w:rPrChange w:id="580" w:author="AZAIEZ Ikbel" w:date="2022-12-10T15:21:00Z">
            <w:rPr>
              <w:rStyle w:val="normaltextrun"/>
              <w:rFonts w:ascii="Calibri" w:hAnsi="Calibri" w:cs="Calibri"/>
              <w:sz w:val="32"/>
              <w:szCs w:val="32"/>
            </w:rPr>
          </w:rPrChange>
        </w:rPr>
        <w:t>Ce travail était le résultat d’une série d’étapes bien organisées en respectant les points basiques de conception d’une charte graphique pour notre département et en faisant toutes les recherches nécessaires à propos ce sujet.</w:t>
      </w:r>
      <w:r w:rsidRPr="009D503F">
        <w:rPr>
          <w:rStyle w:val="normaltextrun"/>
          <w:rFonts w:ascii="Calibri" w:hAnsi="Calibri" w:cs="Calibri"/>
          <w:sz w:val="28"/>
          <w:szCs w:val="28"/>
          <w:rPrChange w:id="581" w:author="AZAIEZ Ikbel" w:date="2022-12-10T15:20:00Z">
            <w:rPr>
              <w:rStyle w:val="normaltextrun"/>
              <w:rFonts w:ascii="Calibri" w:hAnsi="Calibri" w:cs="Calibri"/>
              <w:sz w:val="32"/>
              <w:szCs w:val="32"/>
            </w:rPr>
          </w:rPrChange>
        </w:rPr>
        <w:t> </w:t>
      </w:r>
      <w:r w:rsidRPr="009D503F">
        <w:rPr>
          <w:rStyle w:val="normaltextrun"/>
          <w:sz w:val="28"/>
          <w:szCs w:val="28"/>
          <w:rPrChange w:id="582" w:author="AZAIEZ Ikbel" w:date="2022-12-10T15:20:00Z">
            <w:rPr>
              <w:rStyle w:val="eop"/>
              <w:rFonts w:ascii="Calibri" w:hAnsi="Calibri" w:cs="Calibri"/>
              <w:sz w:val="32"/>
              <w:szCs w:val="32"/>
            </w:rPr>
          </w:rPrChange>
        </w:rPr>
        <w:t> </w:t>
      </w:r>
    </w:p>
    <w:p w14:paraId="0C753C9B"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81A7E18" w14:textId="77777777" w:rsidR="009D503F" w:rsidRDefault="009D503F" w:rsidP="009D503F">
      <w:pPr>
        <w:pStyle w:val="Titre1"/>
        <w:jc w:val="center"/>
        <w:rPr>
          <w:ins w:id="583" w:author="AZAIEZ Ikbel" w:date="2022-12-10T15:22:00Z"/>
          <w:rStyle w:val="normaltextrun"/>
          <w:rFonts w:ascii="Calibri" w:hAnsi="Calibri" w:cs="Calibri"/>
          <w:sz w:val="56"/>
          <w:szCs w:val="56"/>
        </w:rPr>
      </w:pPr>
      <w:bookmarkStart w:id="584" w:name="_Toc121578249"/>
      <w:ins w:id="585" w:author="AZAIEZ Ikbel" w:date="2022-12-10T15:21:00Z">
        <w:r>
          <w:rPr>
            <w:rStyle w:val="normaltextrun"/>
            <w:rFonts w:ascii="Calibri" w:hAnsi="Calibri" w:cs="Calibri"/>
            <w:sz w:val="56"/>
            <w:szCs w:val="56"/>
          </w:rPr>
          <w:lastRenderedPageBreak/>
          <w:t>Conclusion générale</w:t>
        </w:r>
        <w:bookmarkEnd w:id="584"/>
        <w:r>
          <w:rPr>
            <w:rStyle w:val="normaltextrun"/>
            <w:rFonts w:ascii="Calibri" w:hAnsi="Calibri" w:cs="Calibri"/>
            <w:sz w:val="56"/>
            <w:szCs w:val="56"/>
          </w:rPr>
          <w:t xml:space="preserve"> </w:t>
        </w:r>
      </w:ins>
    </w:p>
    <w:p w14:paraId="07CCB724" w14:textId="77777777" w:rsidR="009D503F" w:rsidRDefault="009D503F" w:rsidP="009D503F">
      <w:pPr>
        <w:pStyle w:val="Titre1"/>
        <w:jc w:val="center"/>
        <w:rPr>
          <w:ins w:id="586" w:author="AZAIEZ Ikbel" w:date="2022-12-10T15:22:00Z"/>
          <w:rStyle w:val="normaltextrun"/>
          <w:rFonts w:ascii="Calibri" w:hAnsi="Calibri" w:cs="Calibri"/>
          <w:sz w:val="56"/>
          <w:szCs w:val="56"/>
        </w:rPr>
      </w:pPr>
    </w:p>
    <w:p w14:paraId="5E3762FC" w14:textId="77777777" w:rsidR="009D503F" w:rsidRDefault="009D503F" w:rsidP="009D503F">
      <w:pPr>
        <w:pStyle w:val="Titre1"/>
        <w:jc w:val="center"/>
        <w:rPr>
          <w:ins w:id="587" w:author="AZAIEZ Ikbel" w:date="2022-12-10T15:22:00Z"/>
          <w:rStyle w:val="normaltextrun"/>
          <w:rFonts w:ascii="Calibri" w:hAnsi="Calibri" w:cs="Calibri"/>
          <w:sz w:val="56"/>
          <w:szCs w:val="56"/>
        </w:rPr>
      </w:pPr>
      <w:bookmarkStart w:id="588" w:name="_Toc121578250"/>
      <w:ins w:id="589" w:author="AZAIEZ Ikbel" w:date="2022-12-10T15:22:00Z">
        <w:r>
          <w:rPr>
            <w:rStyle w:val="normaltextrun"/>
            <w:rFonts w:ascii="Calibri" w:hAnsi="Calibri" w:cs="Calibri"/>
            <w:sz w:val="56"/>
            <w:szCs w:val="56"/>
          </w:rPr>
          <w:t>Faire une synthese de tout le travail</w:t>
        </w:r>
        <w:bookmarkEnd w:id="588"/>
      </w:ins>
    </w:p>
    <w:p w14:paraId="6A7497F3" w14:textId="1F98A21D" w:rsidR="009D503F" w:rsidRDefault="009D503F" w:rsidP="009D503F">
      <w:pPr>
        <w:pStyle w:val="Titre1"/>
        <w:jc w:val="center"/>
        <w:rPr>
          <w:ins w:id="590" w:author="AZAIEZ Ikbel" w:date="2022-12-10T15:22:00Z"/>
          <w:rStyle w:val="normaltextrun"/>
          <w:rFonts w:ascii="Calibri" w:hAnsi="Calibri" w:cs="Calibri"/>
          <w:sz w:val="56"/>
          <w:szCs w:val="56"/>
        </w:rPr>
      </w:pPr>
      <w:bookmarkStart w:id="591" w:name="_Toc121578251"/>
      <w:ins w:id="592" w:author="AZAIEZ Ikbel" w:date="2022-12-10T15:22:00Z">
        <w:r>
          <w:rPr>
            <w:rStyle w:val="normaltextrun"/>
            <w:rFonts w:ascii="Calibri" w:hAnsi="Calibri" w:cs="Calibri"/>
            <w:sz w:val="56"/>
            <w:szCs w:val="56"/>
          </w:rPr>
          <w:t>Objectifs</w:t>
        </w:r>
        <w:bookmarkEnd w:id="591"/>
      </w:ins>
    </w:p>
    <w:p w14:paraId="284927A6" w14:textId="77777777" w:rsidR="009D503F" w:rsidRDefault="009D503F" w:rsidP="009D503F">
      <w:pPr>
        <w:pStyle w:val="Titre1"/>
        <w:jc w:val="center"/>
        <w:rPr>
          <w:ins w:id="593" w:author="AZAIEZ Ikbel" w:date="2022-12-10T15:22:00Z"/>
          <w:rStyle w:val="normaltextrun"/>
          <w:rFonts w:ascii="Calibri" w:hAnsi="Calibri" w:cs="Calibri"/>
          <w:sz w:val="56"/>
          <w:szCs w:val="56"/>
        </w:rPr>
      </w:pPr>
      <w:bookmarkStart w:id="594" w:name="_Toc121578252"/>
      <w:ins w:id="595" w:author="AZAIEZ Ikbel" w:date="2022-12-10T15:22:00Z">
        <w:r>
          <w:rPr>
            <w:rStyle w:val="normaltextrun"/>
            <w:rFonts w:ascii="Calibri" w:hAnsi="Calibri" w:cs="Calibri"/>
            <w:sz w:val="56"/>
            <w:szCs w:val="56"/>
          </w:rPr>
          <w:t>Les problemes rencontrés</w:t>
        </w:r>
        <w:bookmarkEnd w:id="594"/>
      </w:ins>
    </w:p>
    <w:p w14:paraId="763F4BB3" w14:textId="687D385A" w:rsidR="009D503F" w:rsidRDefault="009D503F" w:rsidP="009D503F">
      <w:pPr>
        <w:pStyle w:val="Titre1"/>
        <w:jc w:val="center"/>
        <w:rPr>
          <w:ins w:id="596" w:author="AZAIEZ Ikbel" w:date="2022-12-10T15:23:00Z"/>
          <w:rStyle w:val="normaltextrun"/>
          <w:rFonts w:ascii="Calibri" w:hAnsi="Calibri" w:cs="Calibri"/>
          <w:sz w:val="56"/>
          <w:szCs w:val="56"/>
        </w:rPr>
      </w:pPr>
      <w:bookmarkStart w:id="597" w:name="_Toc121578253"/>
      <w:ins w:id="598" w:author="AZAIEZ Ikbel" w:date="2022-12-10T15:23:00Z">
        <w:r>
          <w:rPr>
            <w:rStyle w:val="normaltextrun"/>
            <w:rFonts w:ascii="Calibri" w:hAnsi="Calibri" w:cs="Calibri"/>
            <w:sz w:val="56"/>
            <w:szCs w:val="56"/>
          </w:rPr>
          <w:t>Et</w:t>
        </w:r>
        <w:bookmarkEnd w:id="597"/>
      </w:ins>
    </w:p>
    <w:p w14:paraId="4722E3D9" w14:textId="15CD6D3E" w:rsidR="009D503F" w:rsidRDefault="009D503F">
      <w:pPr>
        <w:pStyle w:val="Titre1"/>
        <w:jc w:val="center"/>
        <w:rPr>
          <w:ins w:id="599" w:author="AZAIEZ Ikbel" w:date="2022-12-10T15:21:00Z"/>
          <w:rStyle w:val="normaltextrun"/>
          <w:rFonts w:ascii="Calibri" w:eastAsia="Times New Roman" w:hAnsi="Calibri" w:cs="Calibri"/>
          <w:sz w:val="56"/>
          <w:szCs w:val="56"/>
          <w:lang w:eastAsia="fr-FR"/>
        </w:rPr>
        <w:pPrChange w:id="600" w:author="AZAIEZ Ikbel" w:date="2022-12-10T15:21:00Z">
          <w:pPr/>
        </w:pPrChange>
      </w:pPr>
      <w:bookmarkStart w:id="601" w:name="_Toc121578254"/>
      <w:ins w:id="602" w:author="AZAIEZ Ikbel" w:date="2022-12-10T15:23:00Z">
        <w:r>
          <w:rPr>
            <w:rStyle w:val="normaltextrun"/>
            <w:rFonts w:ascii="Calibri" w:hAnsi="Calibri" w:cs="Calibri"/>
            <w:sz w:val="56"/>
            <w:szCs w:val="56"/>
          </w:rPr>
          <w:t>Les perspectives</w:t>
        </w:r>
        <w:bookmarkEnd w:id="601"/>
        <w:r>
          <w:rPr>
            <w:rStyle w:val="normaltextrun"/>
            <w:rFonts w:ascii="Calibri" w:hAnsi="Calibri" w:cs="Calibri"/>
            <w:sz w:val="56"/>
            <w:szCs w:val="56"/>
          </w:rPr>
          <w:t xml:space="preserve"> </w:t>
        </w:r>
      </w:ins>
      <w:ins w:id="603" w:author="AZAIEZ Ikbel" w:date="2022-12-10T15:21:00Z">
        <w:r>
          <w:rPr>
            <w:rStyle w:val="normaltextrun"/>
            <w:rFonts w:ascii="Calibri" w:hAnsi="Calibri" w:cs="Calibri"/>
            <w:sz w:val="56"/>
            <w:szCs w:val="56"/>
          </w:rPr>
          <w:br w:type="page"/>
        </w:r>
      </w:ins>
    </w:p>
    <w:p w14:paraId="08A2B97D" w14:textId="5853AE54" w:rsidR="00B04023" w:rsidRDefault="00B04023" w:rsidP="009D503F">
      <w:pPr>
        <w:pStyle w:val="Titre1"/>
        <w:jc w:val="center"/>
        <w:rPr>
          <w:ins w:id="604" w:author="AZAIEZ Ikbel" w:date="2022-12-10T15:22:00Z"/>
          <w:rStyle w:val="normaltextrun"/>
          <w:rFonts w:ascii="Calibri" w:hAnsi="Calibri" w:cs="Calibri"/>
          <w:sz w:val="48"/>
          <w:szCs w:val="48"/>
        </w:rPr>
      </w:pPr>
      <w:bookmarkStart w:id="605" w:name="_Toc121578255"/>
      <w:r w:rsidRPr="009D503F">
        <w:rPr>
          <w:rStyle w:val="normaltextrun"/>
          <w:rFonts w:ascii="Calibri" w:hAnsi="Calibri" w:cs="Calibri"/>
          <w:sz w:val="48"/>
          <w:szCs w:val="48"/>
          <w:rPrChange w:id="606" w:author="AZAIEZ Ikbel" w:date="2022-12-10T15:22:00Z">
            <w:rPr>
              <w:rStyle w:val="normaltextrun"/>
              <w:rFonts w:ascii="Calibri" w:hAnsi="Calibri" w:cs="Calibri"/>
              <w:sz w:val="56"/>
              <w:szCs w:val="56"/>
            </w:rPr>
          </w:rPrChange>
        </w:rPr>
        <w:lastRenderedPageBreak/>
        <w:t>Références bibliographiques</w:t>
      </w:r>
      <w:bookmarkEnd w:id="605"/>
    </w:p>
    <w:p w14:paraId="1D53A78E" w14:textId="42F33529" w:rsidR="009D503F" w:rsidRPr="009D503F" w:rsidRDefault="009D503F">
      <w:pPr>
        <w:rPr>
          <w:rPrChange w:id="607" w:author="AZAIEZ Ikbel" w:date="2022-12-10T15:22:00Z">
            <w:rPr>
              <w:rFonts w:ascii="Segoe UI" w:hAnsi="Segoe UI" w:cs="Segoe UI"/>
              <w:sz w:val="18"/>
              <w:szCs w:val="18"/>
            </w:rPr>
          </w:rPrChange>
        </w:rPr>
        <w:pPrChange w:id="608" w:author="AZAIEZ Ikbel" w:date="2022-12-10T15:22:00Z">
          <w:pPr>
            <w:pStyle w:val="paragraph"/>
            <w:spacing w:before="0" w:beforeAutospacing="0" w:after="0" w:afterAutospacing="0"/>
            <w:textAlignment w:val="baseline"/>
          </w:pPr>
        </w:pPrChange>
      </w:pPr>
      <w:ins w:id="609" w:author="AZAIEZ Ikbel" w:date="2022-12-10T15:22:00Z">
        <w:r w:rsidRPr="009D503F">
          <w:rPr>
            <w:highlight w:val="yellow"/>
            <w:rPrChange w:id="610" w:author="AZAIEZ Ikbel" w:date="2022-12-10T15:22:00Z">
              <w:rPr/>
            </w:rPrChange>
          </w:rPr>
          <w:t>A refaire</w:t>
        </w:r>
        <w:r>
          <w:t xml:space="preserve"> </w:t>
        </w:r>
      </w:ins>
    </w:p>
    <w:p w14:paraId="65B2A635" w14:textId="77777777" w:rsidR="00B04023" w:rsidRDefault="00000000" w:rsidP="00B04023">
      <w:pPr>
        <w:pStyle w:val="paragraph"/>
        <w:spacing w:before="0" w:beforeAutospacing="0" w:after="0" w:afterAutospacing="0"/>
        <w:textAlignment w:val="baseline"/>
        <w:rPr>
          <w:rFonts w:ascii="Segoe UI" w:hAnsi="Segoe UI" w:cs="Segoe UI"/>
          <w:sz w:val="18"/>
          <w:szCs w:val="18"/>
        </w:rPr>
      </w:pPr>
      <w:hyperlink r:id="rId23" w:tgtFrame="_blank" w:history="1">
        <w:r w:rsidR="00B04023">
          <w:rPr>
            <w:rStyle w:val="normaltextrun"/>
            <w:rFonts w:ascii="Calibri" w:hAnsi="Calibri" w:cs="Calibri"/>
            <w:color w:val="0563C1"/>
            <w:sz w:val="32"/>
            <w:szCs w:val="32"/>
            <w:u w:val="single"/>
          </w:rPr>
          <w:t>www.figma.com</w:t>
        </w:r>
      </w:hyperlink>
      <w:r w:rsidR="00B04023">
        <w:rPr>
          <w:rStyle w:val="eop"/>
          <w:rFonts w:ascii="Calibri" w:hAnsi="Calibri" w:cs="Calibri"/>
          <w:sz w:val="32"/>
          <w:szCs w:val="32"/>
        </w:rPr>
        <w:t> </w:t>
      </w:r>
    </w:p>
    <w:p w14:paraId="119F2921" w14:textId="77777777" w:rsidR="00B04023" w:rsidRDefault="00000000" w:rsidP="00B04023">
      <w:pPr>
        <w:pStyle w:val="paragraph"/>
        <w:spacing w:before="0" w:beforeAutospacing="0" w:after="0" w:afterAutospacing="0"/>
        <w:textAlignment w:val="baseline"/>
        <w:rPr>
          <w:rFonts w:ascii="Segoe UI" w:hAnsi="Segoe UI" w:cs="Segoe UI"/>
          <w:sz w:val="18"/>
          <w:szCs w:val="18"/>
        </w:rPr>
      </w:pPr>
      <w:hyperlink r:id="rId24" w:tgtFrame="_blank" w:history="1">
        <w:r w:rsidR="00B04023">
          <w:rPr>
            <w:rStyle w:val="normaltextrun"/>
            <w:rFonts w:ascii="Calibri" w:hAnsi="Calibri" w:cs="Calibri"/>
            <w:color w:val="0563C1"/>
            <w:sz w:val="32"/>
            <w:szCs w:val="32"/>
            <w:u w:val="single"/>
          </w:rPr>
          <w:t>www.canva.com</w:t>
        </w:r>
      </w:hyperlink>
      <w:r w:rsidR="00B04023">
        <w:rPr>
          <w:rStyle w:val="eop"/>
          <w:rFonts w:ascii="Calibri" w:hAnsi="Calibri" w:cs="Calibri"/>
          <w:sz w:val="32"/>
          <w:szCs w:val="32"/>
        </w:rPr>
        <w:t> </w:t>
      </w:r>
    </w:p>
    <w:p w14:paraId="21F9A3B8" w14:textId="77777777" w:rsidR="00B04023" w:rsidRDefault="00000000" w:rsidP="00B04023">
      <w:pPr>
        <w:pStyle w:val="paragraph"/>
        <w:spacing w:before="0" w:beforeAutospacing="0" w:after="0" w:afterAutospacing="0"/>
        <w:textAlignment w:val="baseline"/>
        <w:rPr>
          <w:rFonts w:ascii="Segoe UI" w:hAnsi="Segoe UI" w:cs="Segoe UI"/>
          <w:sz w:val="18"/>
          <w:szCs w:val="18"/>
        </w:rPr>
      </w:pPr>
      <w:hyperlink r:id="rId25" w:tgtFrame="_blank" w:history="1">
        <w:r w:rsidR="00B04023">
          <w:rPr>
            <w:rStyle w:val="normaltextrun"/>
            <w:rFonts w:ascii="Calibri" w:hAnsi="Calibri" w:cs="Calibri"/>
            <w:color w:val="0563C1"/>
            <w:sz w:val="32"/>
            <w:szCs w:val="32"/>
            <w:u w:val="single"/>
          </w:rPr>
          <w:t>www.coolors.com</w:t>
        </w:r>
      </w:hyperlink>
      <w:r w:rsidR="00B04023">
        <w:rPr>
          <w:rStyle w:val="eop"/>
          <w:rFonts w:ascii="Calibri" w:hAnsi="Calibri" w:cs="Calibri"/>
          <w:sz w:val="32"/>
          <w:szCs w:val="32"/>
        </w:rPr>
        <w:t> </w:t>
      </w:r>
    </w:p>
    <w:p w14:paraId="010A7D53" w14:textId="77777777" w:rsidR="00B04023" w:rsidRDefault="00000000" w:rsidP="00B04023">
      <w:pPr>
        <w:pStyle w:val="paragraph"/>
        <w:spacing w:before="0" w:beforeAutospacing="0" w:after="0" w:afterAutospacing="0"/>
        <w:textAlignment w:val="baseline"/>
        <w:rPr>
          <w:rFonts w:ascii="Segoe UI" w:hAnsi="Segoe UI" w:cs="Segoe UI"/>
          <w:sz w:val="18"/>
          <w:szCs w:val="18"/>
        </w:rPr>
      </w:pPr>
      <w:hyperlink r:id="rId26" w:tgtFrame="_blank" w:history="1">
        <w:r w:rsidR="00B04023">
          <w:rPr>
            <w:rStyle w:val="normaltextrun"/>
            <w:rFonts w:ascii="Calibri" w:hAnsi="Calibri" w:cs="Calibri"/>
            <w:color w:val="0563C1"/>
            <w:sz w:val="32"/>
            <w:szCs w:val="32"/>
            <w:u w:val="single"/>
          </w:rPr>
          <w:t>www.dribble.com</w:t>
        </w:r>
      </w:hyperlink>
      <w:r w:rsidR="00B04023">
        <w:rPr>
          <w:rStyle w:val="eop"/>
          <w:rFonts w:ascii="Calibri" w:hAnsi="Calibri" w:cs="Calibri"/>
          <w:sz w:val="32"/>
          <w:szCs w:val="32"/>
        </w:rPr>
        <w:t> </w:t>
      </w:r>
    </w:p>
    <w:p w14:paraId="0A768477" w14:textId="77777777" w:rsidR="00B04023" w:rsidRDefault="00000000" w:rsidP="00B04023">
      <w:pPr>
        <w:pStyle w:val="paragraph"/>
        <w:spacing w:before="0" w:beforeAutospacing="0" w:after="0" w:afterAutospacing="0"/>
        <w:textAlignment w:val="baseline"/>
        <w:rPr>
          <w:rFonts w:ascii="Segoe UI" w:hAnsi="Segoe UI" w:cs="Segoe UI"/>
          <w:sz w:val="18"/>
          <w:szCs w:val="18"/>
        </w:rPr>
      </w:pPr>
      <w:hyperlink r:id="rId27" w:tgtFrame="_blank" w:history="1">
        <w:r w:rsidR="00B04023">
          <w:rPr>
            <w:rStyle w:val="normaltextrun"/>
            <w:rFonts w:ascii="Calibri" w:hAnsi="Calibri" w:cs="Calibri"/>
            <w:color w:val="0563C1"/>
            <w:sz w:val="32"/>
            <w:szCs w:val="32"/>
            <w:u w:val="single"/>
          </w:rPr>
          <w:t>www.protopea.com</w:t>
        </w:r>
      </w:hyperlink>
      <w:r w:rsidR="00B04023">
        <w:rPr>
          <w:rStyle w:val="eop"/>
          <w:rFonts w:ascii="Calibri" w:hAnsi="Calibri" w:cs="Calibri"/>
          <w:sz w:val="32"/>
          <w:szCs w:val="32"/>
        </w:rPr>
        <w:t> </w:t>
      </w:r>
    </w:p>
    <w:p w14:paraId="7FC47C41" w14:textId="77777777" w:rsidR="00B04023" w:rsidRDefault="00000000" w:rsidP="00B04023">
      <w:pPr>
        <w:pStyle w:val="paragraph"/>
        <w:spacing w:before="0" w:beforeAutospacing="0" w:after="0" w:afterAutospacing="0"/>
        <w:textAlignment w:val="baseline"/>
        <w:rPr>
          <w:rFonts w:ascii="Segoe UI" w:hAnsi="Segoe UI" w:cs="Segoe UI"/>
          <w:sz w:val="18"/>
          <w:szCs w:val="18"/>
        </w:rPr>
      </w:pPr>
      <w:hyperlink r:id="rId28" w:tgtFrame="_blank" w:history="1">
        <w:r w:rsidR="00B04023">
          <w:rPr>
            <w:rStyle w:val="normaltextrun"/>
            <w:rFonts w:ascii="Calibri" w:hAnsi="Calibri" w:cs="Calibri"/>
            <w:color w:val="0563C1"/>
            <w:sz w:val="32"/>
            <w:szCs w:val="32"/>
            <w:u w:val="single"/>
          </w:rPr>
          <w:t>www.colorpalette.com</w:t>
        </w:r>
      </w:hyperlink>
      <w:r w:rsidR="00B04023">
        <w:rPr>
          <w:rStyle w:val="eop"/>
          <w:rFonts w:ascii="Calibri" w:hAnsi="Calibri" w:cs="Calibri"/>
          <w:sz w:val="32"/>
          <w:szCs w:val="32"/>
        </w:rPr>
        <w:t> </w:t>
      </w:r>
    </w:p>
    <w:p w14:paraId="2FDFC9B4" w14:textId="77777777" w:rsidR="00B04023" w:rsidRDefault="00B04023" w:rsidP="00B0402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4F41B4BB" w14:textId="77777777" w:rsidR="005A3C51" w:rsidRDefault="005A3C51"/>
    <w:sectPr w:rsidR="005A3C51" w:rsidSect="002E0D8E">
      <w:headerReference w:type="default" r:id="rId29"/>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32E02" w14:textId="77777777" w:rsidR="00A62D58" w:rsidRDefault="00A62D58" w:rsidP="009D503F">
      <w:pPr>
        <w:spacing w:after="0" w:line="240" w:lineRule="auto"/>
      </w:pPr>
      <w:r>
        <w:separator/>
      </w:r>
    </w:p>
  </w:endnote>
  <w:endnote w:type="continuationSeparator" w:id="0">
    <w:p w14:paraId="3FFCAE34" w14:textId="77777777" w:rsidR="00A62D58" w:rsidRDefault="00A62D58" w:rsidP="009D5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Color Emoji">
    <w:altName w:val="Calibri"/>
    <w:charset w:val="00"/>
    <w:family w:val="auto"/>
    <w:pitch w:val="variable"/>
    <w:sig w:usb0="00000003" w:usb1="18000000" w:usb2="14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5D7A8" w14:textId="77777777" w:rsidR="00A62D58" w:rsidRDefault="00A62D58" w:rsidP="009D503F">
      <w:pPr>
        <w:spacing w:after="0" w:line="240" w:lineRule="auto"/>
      </w:pPr>
      <w:r>
        <w:separator/>
      </w:r>
    </w:p>
  </w:footnote>
  <w:footnote w:type="continuationSeparator" w:id="0">
    <w:p w14:paraId="4E77C49A" w14:textId="77777777" w:rsidR="00A62D58" w:rsidRDefault="00A62D58" w:rsidP="009D5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FEBF" w14:textId="77777777" w:rsidR="009D503F" w:rsidRDefault="009D503F">
    <w:pPr>
      <w:pPrChange w:id="611" w:author="AZAIEZ Ikbel" w:date="2022-12-10T15:28:00Z">
        <w:pPr>
          <w:pStyle w:val="En-tte"/>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51FE"/>
    <w:multiLevelType w:val="multilevel"/>
    <w:tmpl w:val="65F4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EA415C"/>
    <w:multiLevelType w:val="hybridMultilevel"/>
    <w:tmpl w:val="60BA2EF6"/>
    <w:lvl w:ilvl="0" w:tplc="B76AF464">
      <w:start w:val="1"/>
      <w:numFmt w:val="decimal"/>
      <w:lvlText w:val="%1."/>
      <w:lvlJc w:val="left"/>
      <w:pPr>
        <w:ind w:left="720" w:hanging="360"/>
      </w:pPr>
      <w:rPr>
        <w:rFonts w:ascii="Calibri" w:hAnsi="Calibri" w:cs="Calibri" w:hint="default"/>
        <w:color w:val="00B0F0"/>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124DAC"/>
    <w:multiLevelType w:val="multilevel"/>
    <w:tmpl w:val="FC0AC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D425F6"/>
    <w:multiLevelType w:val="multilevel"/>
    <w:tmpl w:val="2C0A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F15C18"/>
    <w:multiLevelType w:val="multilevel"/>
    <w:tmpl w:val="9AA6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2E2692"/>
    <w:multiLevelType w:val="multilevel"/>
    <w:tmpl w:val="AFE0B4C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1C342FA1"/>
    <w:multiLevelType w:val="multilevel"/>
    <w:tmpl w:val="0102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27BE8"/>
    <w:multiLevelType w:val="multilevel"/>
    <w:tmpl w:val="6DE098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DA861B2"/>
    <w:multiLevelType w:val="multilevel"/>
    <w:tmpl w:val="8F02A1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5033F"/>
    <w:multiLevelType w:val="multilevel"/>
    <w:tmpl w:val="5AF27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33C21"/>
    <w:multiLevelType w:val="multilevel"/>
    <w:tmpl w:val="F3CEC3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28284405"/>
    <w:multiLevelType w:val="hybridMultilevel"/>
    <w:tmpl w:val="9BAEEC22"/>
    <w:lvl w:ilvl="0" w:tplc="87903C92">
      <w:start w:val="1"/>
      <w:numFmt w:val="decimal"/>
      <w:lvlText w:val="%1."/>
      <w:lvlJc w:val="left"/>
      <w:pPr>
        <w:ind w:left="720" w:hanging="360"/>
      </w:pPr>
      <w:rPr>
        <w:rFonts w:ascii="Calibri" w:hAnsi="Calibri" w:cs="Calibri" w:hint="default"/>
        <w:color w:val="00B0F0"/>
        <w:sz w:val="36"/>
        <w:szCs w:val="3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E626CB"/>
    <w:multiLevelType w:val="multilevel"/>
    <w:tmpl w:val="F29875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8E501A"/>
    <w:multiLevelType w:val="multilevel"/>
    <w:tmpl w:val="9CE6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A54190"/>
    <w:multiLevelType w:val="multilevel"/>
    <w:tmpl w:val="F4E2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A209F4"/>
    <w:multiLevelType w:val="multilevel"/>
    <w:tmpl w:val="EEA86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90E6F"/>
    <w:multiLevelType w:val="multilevel"/>
    <w:tmpl w:val="BE12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887B17"/>
    <w:multiLevelType w:val="multilevel"/>
    <w:tmpl w:val="D65E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55571A"/>
    <w:multiLevelType w:val="hybridMultilevel"/>
    <w:tmpl w:val="C360D15E"/>
    <w:lvl w:ilvl="0" w:tplc="6E4CE82E">
      <w:start w:val="1"/>
      <w:numFmt w:val="decimal"/>
      <w:lvlText w:val="%1."/>
      <w:lvlJc w:val="left"/>
      <w:pPr>
        <w:ind w:left="720" w:hanging="360"/>
      </w:pPr>
      <w:rPr>
        <w:rFonts w:ascii="Calibri" w:hAnsi="Calibri" w:cs="Calibri" w:hint="default"/>
        <w:color w:val="00B0F0"/>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C7B4DC0"/>
    <w:multiLevelType w:val="multilevel"/>
    <w:tmpl w:val="F9EC5A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D15C03"/>
    <w:multiLevelType w:val="multilevel"/>
    <w:tmpl w:val="4238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4B6767"/>
    <w:multiLevelType w:val="multilevel"/>
    <w:tmpl w:val="317C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8728CB"/>
    <w:multiLevelType w:val="multilevel"/>
    <w:tmpl w:val="7940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6E3D0E"/>
    <w:multiLevelType w:val="multilevel"/>
    <w:tmpl w:val="126A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BA760A"/>
    <w:multiLevelType w:val="multilevel"/>
    <w:tmpl w:val="5994EFA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6A033610"/>
    <w:multiLevelType w:val="multilevel"/>
    <w:tmpl w:val="7CF8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227A09"/>
    <w:multiLevelType w:val="multilevel"/>
    <w:tmpl w:val="EDAEC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D528F4"/>
    <w:multiLevelType w:val="multilevel"/>
    <w:tmpl w:val="85D498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D3D08"/>
    <w:multiLevelType w:val="multilevel"/>
    <w:tmpl w:val="1F8C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B753E3"/>
    <w:multiLevelType w:val="multilevel"/>
    <w:tmpl w:val="F4CA6B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71255B"/>
    <w:multiLevelType w:val="multilevel"/>
    <w:tmpl w:val="762609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BE3DB0"/>
    <w:multiLevelType w:val="hybridMultilevel"/>
    <w:tmpl w:val="2E90BC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E1C59A5"/>
    <w:multiLevelType w:val="multilevel"/>
    <w:tmpl w:val="E4FE7426"/>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7541007">
    <w:abstractNumId w:val="13"/>
  </w:num>
  <w:num w:numId="2" w16cid:durableId="816460431">
    <w:abstractNumId w:val="27"/>
  </w:num>
  <w:num w:numId="3" w16cid:durableId="1535344079">
    <w:abstractNumId w:val="12"/>
  </w:num>
  <w:num w:numId="4" w16cid:durableId="1157961142">
    <w:abstractNumId w:val="8"/>
  </w:num>
  <w:num w:numId="5" w16cid:durableId="375008381">
    <w:abstractNumId w:val="9"/>
  </w:num>
  <w:num w:numId="6" w16cid:durableId="1864049474">
    <w:abstractNumId w:val="29"/>
  </w:num>
  <w:num w:numId="7" w16cid:durableId="1647540069">
    <w:abstractNumId w:val="30"/>
  </w:num>
  <w:num w:numId="8" w16cid:durableId="821850743">
    <w:abstractNumId w:val="19"/>
  </w:num>
  <w:num w:numId="9" w16cid:durableId="408965614">
    <w:abstractNumId w:val="15"/>
  </w:num>
  <w:num w:numId="10" w16cid:durableId="1849296346">
    <w:abstractNumId w:val="32"/>
  </w:num>
  <w:num w:numId="11" w16cid:durableId="647519229">
    <w:abstractNumId w:val="2"/>
  </w:num>
  <w:num w:numId="12" w16cid:durableId="952829136">
    <w:abstractNumId w:val="16"/>
  </w:num>
  <w:num w:numId="13" w16cid:durableId="1622111097">
    <w:abstractNumId w:val="20"/>
  </w:num>
  <w:num w:numId="14" w16cid:durableId="1022785948">
    <w:abstractNumId w:val="25"/>
  </w:num>
  <w:num w:numId="15" w16cid:durableId="521213522">
    <w:abstractNumId w:val="22"/>
  </w:num>
  <w:num w:numId="16" w16cid:durableId="2009674700">
    <w:abstractNumId w:val="6"/>
  </w:num>
  <w:num w:numId="17" w16cid:durableId="1279724188">
    <w:abstractNumId w:val="3"/>
  </w:num>
  <w:num w:numId="18" w16cid:durableId="768089693">
    <w:abstractNumId w:val="28"/>
  </w:num>
  <w:num w:numId="19" w16cid:durableId="268128507">
    <w:abstractNumId w:val="21"/>
  </w:num>
  <w:num w:numId="20" w16cid:durableId="2050954589">
    <w:abstractNumId w:val="26"/>
  </w:num>
  <w:num w:numId="21" w16cid:durableId="1186602392">
    <w:abstractNumId w:val="0"/>
  </w:num>
  <w:num w:numId="22" w16cid:durableId="2107144434">
    <w:abstractNumId w:val="17"/>
  </w:num>
  <w:num w:numId="23" w16cid:durableId="919099933">
    <w:abstractNumId w:val="14"/>
  </w:num>
  <w:num w:numId="24" w16cid:durableId="1087339215">
    <w:abstractNumId w:val="4"/>
  </w:num>
  <w:num w:numId="25" w16cid:durableId="787118269">
    <w:abstractNumId w:val="23"/>
  </w:num>
  <w:num w:numId="26" w16cid:durableId="906765428">
    <w:abstractNumId w:val="7"/>
  </w:num>
  <w:num w:numId="27" w16cid:durableId="851989853">
    <w:abstractNumId w:val="24"/>
  </w:num>
  <w:num w:numId="28" w16cid:durableId="523902809">
    <w:abstractNumId w:val="10"/>
  </w:num>
  <w:num w:numId="29" w16cid:durableId="1563102963">
    <w:abstractNumId w:val="5"/>
  </w:num>
  <w:num w:numId="30" w16cid:durableId="2138985663">
    <w:abstractNumId w:val="1"/>
  </w:num>
  <w:num w:numId="31" w16cid:durableId="1729114013">
    <w:abstractNumId w:val="11"/>
  </w:num>
  <w:num w:numId="32" w16cid:durableId="2029140948">
    <w:abstractNumId w:val="31"/>
  </w:num>
  <w:num w:numId="33" w16cid:durableId="15591976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btysem aloui">
    <w15:presenceInfo w15:providerId="Windows Live" w15:userId="fe677c2a2dd05564"/>
  </w15:person>
  <w15:person w15:author="AZAIEZ Ikbel">
    <w15:presenceInfo w15:providerId="AD" w15:userId="S::ikbel.azaiez@enig.u-gabes.tn::0b5cc19f-79ed-4d39-957f-896ac93a72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2AB"/>
    <w:rsid w:val="00023D68"/>
    <w:rsid w:val="001B2BF6"/>
    <w:rsid w:val="00226042"/>
    <w:rsid w:val="0023590D"/>
    <w:rsid w:val="00291063"/>
    <w:rsid w:val="002E0D8E"/>
    <w:rsid w:val="00382AB5"/>
    <w:rsid w:val="003D609B"/>
    <w:rsid w:val="004527FE"/>
    <w:rsid w:val="00463981"/>
    <w:rsid w:val="00484121"/>
    <w:rsid w:val="004B6D95"/>
    <w:rsid w:val="004D4535"/>
    <w:rsid w:val="00511722"/>
    <w:rsid w:val="0054231F"/>
    <w:rsid w:val="005860CC"/>
    <w:rsid w:val="005A3C51"/>
    <w:rsid w:val="005F5C23"/>
    <w:rsid w:val="00604424"/>
    <w:rsid w:val="00623F51"/>
    <w:rsid w:val="00636874"/>
    <w:rsid w:val="006379B9"/>
    <w:rsid w:val="006B1D4C"/>
    <w:rsid w:val="006F2582"/>
    <w:rsid w:val="007B695F"/>
    <w:rsid w:val="008962DD"/>
    <w:rsid w:val="009B7FF2"/>
    <w:rsid w:val="009C056A"/>
    <w:rsid w:val="009D503F"/>
    <w:rsid w:val="009F5DDB"/>
    <w:rsid w:val="00A30060"/>
    <w:rsid w:val="00A51D46"/>
    <w:rsid w:val="00A557A5"/>
    <w:rsid w:val="00A62D58"/>
    <w:rsid w:val="00A84865"/>
    <w:rsid w:val="00AB2324"/>
    <w:rsid w:val="00B04023"/>
    <w:rsid w:val="00B17BE1"/>
    <w:rsid w:val="00B2175D"/>
    <w:rsid w:val="00B220CD"/>
    <w:rsid w:val="00B34337"/>
    <w:rsid w:val="00BB3841"/>
    <w:rsid w:val="00BE12AB"/>
    <w:rsid w:val="00D708C6"/>
    <w:rsid w:val="00E102A5"/>
    <w:rsid w:val="00EA2D9E"/>
    <w:rsid w:val="00ED4E5D"/>
    <w:rsid w:val="00EE7828"/>
    <w:rsid w:val="00F456B3"/>
    <w:rsid w:val="00F7184D"/>
    <w:rsid w:val="00F8286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30EE"/>
  <w15:chartTrackingRefBased/>
  <w15:docId w15:val="{BFDCA8E7-FC98-4CC8-BF00-233D7DC13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B2B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910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B0402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B04023"/>
  </w:style>
  <w:style w:type="character" w:customStyle="1" w:styleId="normaltextrun">
    <w:name w:val="normaltextrun"/>
    <w:basedOn w:val="Policepardfaut"/>
    <w:rsid w:val="00B04023"/>
  </w:style>
  <w:style w:type="character" w:customStyle="1" w:styleId="scxw184921113">
    <w:name w:val="scxw184921113"/>
    <w:basedOn w:val="Policepardfaut"/>
    <w:rsid w:val="00B04023"/>
  </w:style>
  <w:style w:type="paragraph" w:styleId="Sansinterligne">
    <w:name w:val="No Spacing"/>
    <w:link w:val="SansinterligneCar"/>
    <w:uiPriority w:val="1"/>
    <w:qFormat/>
    <w:rsid w:val="006379B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379B9"/>
    <w:rPr>
      <w:rFonts w:eastAsiaTheme="minorEastAsia"/>
      <w:lang w:eastAsia="fr-FR"/>
    </w:rPr>
  </w:style>
  <w:style w:type="character" w:customStyle="1" w:styleId="Titre1Car">
    <w:name w:val="Titre 1 Car"/>
    <w:basedOn w:val="Policepardfaut"/>
    <w:link w:val="Titre1"/>
    <w:uiPriority w:val="9"/>
    <w:rsid w:val="001B2BF6"/>
    <w:rPr>
      <w:rFonts w:asciiTheme="majorHAnsi" w:eastAsiaTheme="majorEastAsia" w:hAnsiTheme="majorHAnsi" w:cstheme="majorBidi"/>
      <w:color w:val="2F5496" w:themeColor="accent1" w:themeShade="BF"/>
      <w:sz w:val="32"/>
      <w:szCs w:val="32"/>
    </w:rPr>
  </w:style>
  <w:style w:type="paragraph" w:styleId="Rvision">
    <w:name w:val="Revision"/>
    <w:hidden/>
    <w:uiPriority w:val="99"/>
    <w:semiHidden/>
    <w:rsid w:val="001B2BF6"/>
    <w:pPr>
      <w:spacing w:after="0" w:line="240" w:lineRule="auto"/>
    </w:pPr>
  </w:style>
  <w:style w:type="paragraph" w:styleId="Lgende">
    <w:name w:val="caption"/>
    <w:basedOn w:val="Normal"/>
    <w:next w:val="Normal"/>
    <w:uiPriority w:val="35"/>
    <w:unhideWhenUsed/>
    <w:qFormat/>
    <w:rsid w:val="00A84865"/>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291063"/>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F7184D"/>
    <w:pPr>
      <w:tabs>
        <w:tab w:val="left" w:pos="480"/>
        <w:tab w:val="right" w:leader="dot" w:pos="9062"/>
      </w:tabs>
      <w:spacing w:after="100"/>
      <w:pPrChange w:id="0" w:author="ebtysem aloui" w:date="2022-12-12T09:38:00Z">
        <w:pPr>
          <w:spacing w:after="100" w:line="259" w:lineRule="auto"/>
        </w:pPr>
      </w:pPrChange>
    </w:pPr>
    <w:rPr>
      <w:rPrChange w:id="0" w:author="ebtysem aloui" w:date="2022-12-12T09:38:00Z">
        <w:rPr>
          <w:rFonts w:asciiTheme="minorHAnsi" w:eastAsiaTheme="minorHAnsi" w:hAnsiTheme="minorHAnsi" w:cstheme="minorBidi"/>
          <w:sz w:val="22"/>
          <w:szCs w:val="22"/>
          <w:lang w:val="fr-FR" w:eastAsia="en-US" w:bidi="ar-SA"/>
        </w:rPr>
      </w:rPrChange>
    </w:rPr>
  </w:style>
  <w:style w:type="character" w:styleId="Lienhypertexte">
    <w:name w:val="Hyperlink"/>
    <w:basedOn w:val="Policepardfaut"/>
    <w:uiPriority w:val="99"/>
    <w:unhideWhenUsed/>
    <w:rsid w:val="009D503F"/>
    <w:rPr>
      <w:color w:val="0563C1" w:themeColor="hyperlink"/>
      <w:u w:val="single"/>
    </w:rPr>
  </w:style>
  <w:style w:type="paragraph" w:styleId="Tabledesillustrations">
    <w:name w:val="table of figures"/>
    <w:basedOn w:val="Normal"/>
    <w:next w:val="Normal"/>
    <w:uiPriority w:val="99"/>
    <w:unhideWhenUsed/>
    <w:rsid w:val="009D503F"/>
    <w:pPr>
      <w:spacing w:after="0"/>
    </w:pPr>
  </w:style>
  <w:style w:type="paragraph" w:styleId="En-tte">
    <w:name w:val="header"/>
    <w:basedOn w:val="Normal"/>
    <w:link w:val="En-tteCar"/>
    <w:uiPriority w:val="99"/>
    <w:unhideWhenUsed/>
    <w:rsid w:val="009D503F"/>
    <w:pPr>
      <w:tabs>
        <w:tab w:val="center" w:pos="4513"/>
        <w:tab w:val="right" w:pos="9026"/>
      </w:tabs>
      <w:spacing w:after="0" w:line="240" w:lineRule="auto"/>
    </w:pPr>
  </w:style>
  <w:style w:type="character" w:customStyle="1" w:styleId="En-tteCar">
    <w:name w:val="En-tête Car"/>
    <w:basedOn w:val="Policepardfaut"/>
    <w:link w:val="En-tte"/>
    <w:uiPriority w:val="99"/>
    <w:rsid w:val="009D503F"/>
  </w:style>
  <w:style w:type="paragraph" w:styleId="Pieddepage">
    <w:name w:val="footer"/>
    <w:basedOn w:val="Normal"/>
    <w:link w:val="PieddepageCar"/>
    <w:uiPriority w:val="99"/>
    <w:unhideWhenUsed/>
    <w:rsid w:val="009D503F"/>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D5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70303">
      <w:bodyDiv w:val="1"/>
      <w:marLeft w:val="0"/>
      <w:marRight w:val="0"/>
      <w:marTop w:val="0"/>
      <w:marBottom w:val="0"/>
      <w:divBdr>
        <w:top w:val="none" w:sz="0" w:space="0" w:color="auto"/>
        <w:left w:val="none" w:sz="0" w:space="0" w:color="auto"/>
        <w:bottom w:val="none" w:sz="0" w:space="0" w:color="auto"/>
        <w:right w:val="none" w:sz="0" w:space="0" w:color="auto"/>
      </w:divBdr>
      <w:divsChild>
        <w:div w:id="913664256">
          <w:marLeft w:val="0"/>
          <w:marRight w:val="0"/>
          <w:marTop w:val="0"/>
          <w:marBottom w:val="0"/>
          <w:divBdr>
            <w:top w:val="none" w:sz="0" w:space="0" w:color="auto"/>
            <w:left w:val="none" w:sz="0" w:space="0" w:color="auto"/>
            <w:bottom w:val="none" w:sz="0" w:space="0" w:color="auto"/>
            <w:right w:val="none" w:sz="0" w:space="0" w:color="auto"/>
          </w:divBdr>
        </w:div>
        <w:div w:id="1285773038">
          <w:marLeft w:val="0"/>
          <w:marRight w:val="0"/>
          <w:marTop w:val="0"/>
          <w:marBottom w:val="0"/>
          <w:divBdr>
            <w:top w:val="none" w:sz="0" w:space="0" w:color="auto"/>
            <w:left w:val="none" w:sz="0" w:space="0" w:color="auto"/>
            <w:bottom w:val="none" w:sz="0" w:space="0" w:color="auto"/>
            <w:right w:val="none" w:sz="0" w:space="0" w:color="auto"/>
          </w:divBdr>
        </w:div>
        <w:div w:id="494297776">
          <w:marLeft w:val="0"/>
          <w:marRight w:val="0"/>
          <w:marTop w:val="0"/>
          <w:marBottom w:val="0"/>
          <w:divBdr>
            <w:top w:val="none" w:sz="0" w:space="0" w:color="auto"/>
            <w:left w:val="none" w:sz="0" w:space="0" w:color="auto"/>
            <w:bottom w:val="none" w:sz="0" w:space="0" w:color="auto"/>
            <w:right w:val="none" w:sz="0" w:space="0" w:color="auto"/>
          </w:divBdr>
        </w:div>
        <w:div w:id="587931362">
          <w:marLeft w:val="0"/>
          <w:marRight w:val="0"/>
          <w:marTop w:val="0"/>
          <w:marBottom w:val="0"/>
          <w:divBdr>
            <w:top w:val="none" w:sz="0" w:space="0" w:color="auto"/>
            <w:left w:val="none" w:sz="0" w:space="0" w:color="auto"/>
            <w:bottom w:val="none" w:sz="0" w:space="0" w:color="auto"/>
            <w:right w:val="none" w:sz="0" w:space="0" w:color="auto"/>
          </w:divBdr>
        </w:div>
        <w:div w:id="1425490794">
          <w:marLeft w:val="0"/>
          <w:marRight w:val="0"/>
          <w:marTop w:val="0"/>
          <w:marBottom w:val="0"/>
          <w:divBdr>
            <w:top w:val="none" w:sz="0" w:space="0" w:color="auto"/>
            <w:left w:val="none" w:sz="0" w:space="0" w:color="auto"/>
            <w:bottom w:val="none" w:sz="0" w:space="0" w:color="auto"/>
            <w:right w:val="none" w:sz="0" w:space="0" w:color="auto"/>
          </w:divBdr>
        </w:div>
        <w:div w:id="1605502232">
          <w:marLeft w:val="0"/>
          <w:marRight w:val="0"/>
          <w:marTop w:val="0"/>
          <w:marBottom w:val="0"/>
          <w:divBdr>
            <w:top w:val="none" w:sz="0" w:space="0" w:color="auto"/>
            <w:left w:val="none" w:sz="0" w:space="0" w:color="auto"/>
            <w:bottom w:val="none" w:sz="0" w:space="0" w:color="auto"/>
            <w:right w:val="none" w:sz="0" w:space="0" w:color="auto"/>
          </w:divBdr>
        </w:div>
        <w:div w:id="2017492021">
          <w:marLeft w:val="0"/>
          <w:marRight w:val="0"/>
          <w:marTop w:val="0"/>
          <w:marBottom w:val="0"/>
          <w:divBdr>
            <w:top w:val="none" w:sz="0" w:space="0" w:color="auto"/>
            <w:left w:val="none" w:sz="0" w:space="0" w:color="auto"/>
            <w:bottom w:val="none" w:sz="0" w:space="0" w:color="auto"/>
            <w:right w:val="none" w:sz="0" w:space="0" w:color="auto"/>
          </w:divBdr>
        </w:div>
        <w:div w:id="686097551">
          <w:marLeft w:val="0"/>
          <w:marRight w:val="0"/>
          <w:marTop w:val="0"/>
          <w:marBottom w:val="0"/>
          <w:divBdr>
            <w:top w:val="none" w:sz="0" w:space="0" w:color="auto"/>
            <w:left w:val="none" w:sz="0" w:space="0" w:color="auto"/>
            <w:bottom w:val="none" w:sz="0" w:space="0" w:color="auto"/>
            <w:right w:val="none" w:sz="0" w:space="0" w:color="auto"/>
          </w:divBdr>
        </w:div>
        <w:div w:id="1824854223">
          <w:marLeft w:val="0"/>
          <w:marRight w:val="0"/>
          <w:marTop w:val="0"/>
          <w:marBottom w:val="0"/>
          <w:divBdr>
            <w:top w:val="none" w:sz="0" w:space="0" w:color="auto"/>
            <w:left w:val="none" w:sz="0" w:space="0" w:color="auto"/>
            <w:bottom w:val="none" w:sz="0" w:space="0" w:color="auto"/>
            <w:right w:val="none" w:sz="0" w:space="0" w:color="auto"/>
          </w:divBdr>
        </w:div>
        <w:div w:id="1819028762">
          <w:marLeft w:val="0"/>
          <w:marRight w:val="0"/>
          <w:marTop w:val="0"/>
          <w:marBottom w:val="0"/>
          <w:divBdr>
            <w:top w:val="none" w:sz="0" w:space="0" w:color="auto"/>
            <w:left w:val="none" w:sz="0" w:space="0" w:color="auto"/>
            <w:bottom w:val="none" w:sz="0" w:space="0" w:color="auto"/>
            <w:right w:val="none" w:sz="0" w:space="0" w:color="auto"/>
          </w:divBdr>
        </w:div>
        <w:div w:id="1560558442">
          <w:marLeft w:val="0"/>
          <w:marRight w:val="0"/>
          <w:marTop w:val="0"/>
          <w:marBottom w:val="0"/>
          <w:divBdr>
            <w:top w:val="none" w:sz="0" w:space="0" w:color="auto"/>
            <w:left w:val="none" w:sz="0" w:space="0" w:color="auto"/>
            <w:bottom w:val="none" w:sz="0" w:space="0" w:color="auto"/>
            <w:right w:val="none" w:sz="0" w:space="0" w:color="auto"/>
          </w:divBdr>
        </w:div>
        <w:div w:id="1953660420">
          <w:marLeft w:val="0"/>
          <w:marRight w:val="0"/>
          <w:marTop w:val="0"/>
          <w:marBottom w:val="0"/>
          <w:divBdr>
            <w:top w:val="none" w:sz="0" w:space="0" w:color="auto"/>
            <w:left w:val="none" w:sz="0" w:space="0" w:color="auto"/>
            <w:bottom w:val="none" w:sz="0" w:space="0" w:color="auto"/>
            <w:right w:val="none" w:sz="0" w:space="0" w:color="auto"/>
          </w:divBdr>
        </w:div>
        <w:div w:id="42219632">
          <w:marLeft w:val="0"/>
          <w:marRight w:val="0"/>
          <w:marTop w:val="0"/>
          <w:marBottom w:val="0"/>
          <w:divBdr>
            <w:top w:val="none" w:sz="0" w:space="0" w:color="auto"/>
            <w:left w:val="none" w:sz="0" w:space="0" w:color="auto"/>
            <w:bottom w:val="none" w:sz="0" w:space="0" w:color="auto"/>
            <w:right w:val="none" w:sz="0" w:space="0" w:color="auto"/>
          </w:divBdr>
        </w:div>
        <w:div w:id="1235505963">
          <w:marLeft w:val="0"/>
          <w:marRight w:val="0"/>
          <w:marTop w:val="0"/>
          <w:marBottom w:val="0"/>
          <w:divBdr>
            <w:top w:val="none" w:sz="0" w:space="0" w:color="auto"/>
            <w:left w:val="none" w:sz="0" w:space="0" w:color="auto"/>
            <w:bottom w:val="none" w:sz="0" w:space="0" w:color="auto"/>
            <w:right w:val="none" w:sz="0" w:space="0" w:color="auto"/>
          </w:divBdr>
        </w:div>
        <w:div w:id="1247493650">
          <w:marLeft w:val="0"/>
          <w:marRight w:val="0"/>
          <w:marTop w:val="0"/>
          <w:marBottom w:val="0"/>
          <w:divBdr>
            <w:top w:val="none" w:sz="0" w:space="0" w:color="auto"/>
            <w:left w:val="none" w:sz="0" w:space="0" w:color="auto"/>
            <w:bottom w:val="none" w:sz="0" w:space="0" w:color="auto"/>
            <w:right w:val="none" w:sz="0" w:space="0" w:color="auto"/>
          </w:divBdr>
        </w:div>
        <w:div w:id="1666277745">
          <w:marLeft w:val="0"/>
          <w:marRight w:val="0"/>
          <w:marTop w:val="0"/>
          <w:marBottom w:val="0"/>
          <w:divBdr>
            <w:top w:val="none" w:sz="0" w:space="0" w:color="auto"/>
            <w:left w:val="none" w:sz="0" w:space="0" w:color="auto"/>
            <w:bottom w:val="none" w:sz="0" w:space="0" w:color="auto"/>
            <w:right w:val="none" w:sz="0" w:space="0" w:color="auto"/>
          </w:divBdr>
        </w:div>
        <w:div w:id="1532451332">
          <w:marLeft w:val="0"/>
          <w:marRight w:val="0"/>
          <w:marTop w:val="0"/>
          <w:marBottom w:val="0"/>
          <w:divBdr>
            <w:top w:val="none" w:sz="0" w:space="0" w:color="auto"/>
            <w:left w:val="none" w:sz="0" w:space="0" w:color="auto"/>
            <w:bottom w:val="none" w:sz="0" w:space="0" w:color="auto"/>
            <w:right w:val="none" w:sz="0" w:space="0" w:color="auto"/>
          </w:divBdr>
        </w:div>
        <w:div w:id="1723095615">
          <w:marLeft w:val="0"/>
          <w:marRight w:val="0"/>
          <w:marTop w:val="0"/>
          <w:marBottom w:val="0"/>
          <w:divBdr>
            <w:top w:val="none" w:sz="0" w:space="0" w:color="auto"/>
            <w:left w:val="none" w:sz="0" w:space="0" w:color="auto"/>
            <w:bottom w:val="none" w:sz="0" w:space="0" w:color="auto"/>
            <w:right w:val="none" w:sz="0" w:space="0" w:color="auto"/>
          </w:divBdr>
        </w:div>
        <w:div w:id="1249121074">
          <w:marLeft w:val="0"/>
          <w:marRight w:val="0"/>
          <w:marTop w:val="0"/>
          <w:marBottom w:val="0"/>
          <w:divBdr>
            <w:top w:val="none" w:sz="0" w:space="0" w:color="auto"/>
            <w:left w:val="none" w:sz="0" w:space="0" w:color="auto"/>
            <w:bottom w:val="none" w:sz="0" w:space="0" w:color="auto"/>
            <w:right w:val="none" w:sz="0" w:space="0" w:color="auto"/>
          </w:divBdr>
        </w:div>
        <w:div w:id="1626041041">
          <w:marLeft w:val="0"/>
          <w:marRight w:val="0"/>
          <w:marTop w:val="0"/>
          <w:marBottom w:val="0"/>
          <w:divBdr>
            <w:top w:val="none" w:sz="0" w:space="0" w:color="auto"/>
            <w:left w:val="none" w:sz="0" w:space="0" w:color="auto"/>
            <w:bottom w:val="none" w:sz="0" w:space="0" w:color="auto"/>
            <w:right w:val="none" w:sz="0" w:space="0" w:color="auto"/>
          </w:divBdr>
        </w:div>
        <w:div w:id="36206406">
          <w:marLeft w:val="0"/>
          <w:marRight w:val="0"/>
          <w:marTop w:val="0"/>
          <w:marBottom w:val="0"/>
          <w:divBdr>
            <w:top w:val="none" w:sz="0" w:space="0" w:color="auto"/>
            <w:left w:val="none" w:sz="0" w:space="0" w:color="auto"/>
            <w:bottom w:val="none" w:sz="0" w:space="0" w:color="auto"/>
            <w:right w:val="none" w:sz="0" w:space="0" w:color="auto"/>
          </w:divBdr>
        </w:div>
        <w:div w:id="1960605662">
          <w:marLeft w:val="0"/>
          <w:marRight w:val="0"/>
          <w:marTop w:val="0"/>
          <w:marBottom w:val="0"/>
          <w:divBdr>
            <w:top w:val="none" w:sz="0" w:space="0" w:color="auto"/>
            <w:left w:val="none" w:sz="0" w:space="0" w:color="auto"/>
            <w:bottom w:val="none" w:sz="0" w:space="0" w:color="auto"/>
            <w:right w:val="none" w:sz="0" w:space="0" w:color="auto"/>
          </w:divBdr>
        </w:div>
        <w:div w:id="2088069290">
          <w:marLeft w:val="0"/>
          <w:marRight w:val="0"/>
          <w:marTop w:val="0"/>
          <w:marBottom w:val="0"/>
          <w:divBdr>
            <w:top w:val="none" w:sz="0" w:space="0" w:color="auto"/>
            <w:left w:val="none" w:sz="0" w:space="0" w:color="auto"/>
            <w:bottom w:val="none" w:sz="0" w:space="0" w:color="auto"/>
            <w:right w:val="none" w:sz="0" w:space="0" w:color="auto"/>
          </w:divBdr>
        </w:div>
        <w:div w:id="824276708">
          <w:marLeft w:val="0"/>
          <w:marRight w:val="0"/>
          <w:marTop w:val="0"/>
          <w:marBottom w:val="0"/>
          <w:divBdr>
            <w:top w:val="none" w:sz="0" w:space="0" w:color="auto"/>
            <w:left w:val="none" w:sz="0" w:space="0" w:color="auto"/>
            <w:bottom w:val="none" w:sz="0" w:space="0" w:color="auto"/>
            <w:right w:val="none" w:sz="0" w:space="0" w:color="auto"/>
          </w:divBdr>
        </w:div>
        <w:div w:id="409930320">
          <w:marLeft w:val="0"/>
          <w:marRight w:val="0"/>
          <w:marTop w:val="0"/>
          <w:marBottom w:val="0"/>
          <w:divBdr>
            <w:top w:val="none" w:sz="0" w:space="0" w:color="auto"/>
            <w:left w:val="none" w:sz="0" w:space="0" w:color="auto"/>
            <w:bottom w:val="none" w:sz="0" w:space="0" w:color="auto"/>
            <w:right w:val="none" w:sz="0" w:space="0" w:color="auto"/>
          </w:divBdr>
        </w:div>
        <w:div w:id="858201294">
          <w:marLeft w:val="0"/>
          <w:marRight w:val="0"/>
          <w:marTop w:val="0"/>
          <w:marBottom w:val="0"/>
          <w:divBdr>
            <w:top w:val="none" w:sz="0" w:space="0" w:color="auto"/>
            <w:left w:val="none" w:sz="0" w:space="0" w:color="auto"/>
            <w:bottom w:val="none" w:sz="0" w:space="0" w:color="auto"/>
            <w:right w:val="none" w:sz="0" w:space="0" w:color="auto"/>
          </w:divBdr>
        </w:div>
        <w:div w:id="165635176">
          <w:marLeft w:val="0"/>
          <w:marRight w:val="0"/>
          <w:marTop w:val="0"/>
          <w:marBottom w:val="0"/>
          <w:divBdr>
            <w:top w:val="none" w:sz="0" w:space="0" w:color="auto"/>
            <w:left w:val="none" w:sz="0" w:space="0" w:color="auto"/>
            <w:bottom w:val="none" w:sz="0" w:space="0" w:color="auto"/>
            <w:right w:val="none" w:sz="0" w:space="0" w:color="auto"/>
          </w:divBdr>
        </w:div>
        <w:div w:id="1972903164">
          <w:marLeft w:val="0"/>
          <w:marRight w:val="0"/>
          <w:marTop w:val="0"/>
          <w:marBottom w:val="0"/>
          <w:divBdr>
            <w:top w:val="none" w:sz="0" w:space="0" w:color="auto"/>
            <w:left w:val="none" w:sz="0" w:space="0" w:color="auto"/>
            <w:bottom w:val="none" w:sz="0" w:space="0" w:color="auto"/>
            <w:right w:val="none" w:sz="0" w:space="0" w:color="auto"/>
          </w:divBdr>
        </w:div>
        <w:div w:id="841359665">
          <w:marLeft w:val="0"/>
          <w:marRight w:val="0"/>
          <w:marTop w:val="0"/>
          <w:marBottom w:val="0"/>
          <w:divBdr>
            <w:top w:val="none" w:sz="0" w:space="0" w:color="auto"/>
            <w:left w:val="none" w:sz="0" w:space="0" w:color="auto"/>
            <w:bottom w:val="none" w:sz="0" w:space="0" w:color="auto"/>
            <w:right w:val="none" w:sz="0" w:space="0" w:color="auto"/>
          </w:divBdr>
        </w:div>
        <w:div w:id="1938557237">
          <w:marLeft w:val="0"/>
          <w:marRight w:val="0"/>
          <w:marTop w:val="0"/>
          <w:marBottom w:val="0"/>
          <w:divBdr>
            <w:top w:val="none" w:sz="0" w:space="0" w:color="auto"/>
            <w:left w:val="none" w:sz="0" w:space="0" w:color="auto"/>
            <w:bottom w:val="none" w:sz="0" w:space="0" w:color="auto"/>
            <w:right w:val="none" w:sz="0" w:space="0" w:color="auto"/>
          </w:divBdr>
        </w:div>
        <w:div w:id="939291007">
          <w:marLeft w:val="0"/>
          <w:marRight w:val="0"/>
          <w:marTop w:val="0"/>
          <w:marBottom w:val="0"/>
          <w:divBdr>
            <w:top w:val="none" w:sz="0" w:space="0" w:color="auto"/>
            <w:left w:val="none" w:sz="0" w:space="0" w:color="auto"/>
            <w:bottom w:val="none" w:sz="0" w:space="0" w:color="auto"/>
            <w:right w:val="none" w:sz="0" w:space="0" w:color="auto"/>
          </w:divBdr>
        </w:div>
        <w:div w:id="1073427381">
          <w:marLeft w:val="0"/>
          <w:marRight w:val="0"/>
          <w:marTop w:val="0"/>
          <w:marBottom w:val="0"/>
          <w:divBdr>
            <w:top w:val="none" w:sz="0" w:space="0" w:color="auto"/>
            <w:left w:val="none" w:sz="0" w:space="0" w:color="auto"/>
            <w:bottom w:val="none" w:sz="0" w:space="0" w:color="auto"/>
            <w:right w:val="none" w:sz="0" w:space="0" w:color="auto"/>
          </w:divBdr>
        </w:div>
        <w:div w:id="1030036795">
          <w:marLeft w:val="0"/>
          <w:marRight w:val="0"/>
          <w:marTop w:val="0"/>
          <w:marBottom w:val="0"/>
          <w:divBdr>
            <w:top w:val="none" w:sz="0" w:space="0" w:color="auto"/>
            <w:left w:val="none" w:sz="0" w:space="0" w:color="auto"/>
            <w:bottom w:val="none" w:sz="0" w:space="0" w:color="auto"/>
            <w:right w:val="none" w:sz="0" w:space="0" w:color="auto"/>
          </w:divBdr>
        </w:div>
        <w:div w:id="726342455">
          <w:marLeft w:val="0"/>
          <w:marRight w:val="0"/>
          <w:marTop w:val="0"/>
          <w:marBottom w:val="0"/>
          <w:divBdr>
            <w:top w:val="none" w:sz="0" w:space="0" w:color="auto"/>
            <w:left w:val="none" w:sz="0" w:space="0" w:color="auto"/>
            <w:bottom w:val="none" w:sz="0" w:space="0" w:color="auto"/>
            <w:right w:val="none" w:sz="0" w:space="0" w:color="auto"/>
          </w:divBdr>
        </w:div>
        <w:div w:id="1840657417">
          <w:marLeft w:val="0"/>
          <w:marRight w:val="0"/>
          <w:marTop w:val="0"/>
          <w:marBottom w:val="0"/>
          <w:divBdr>
            <w:top w:val="none" w:sz="0" w:space="0" w:color="auto"/>
            <w:left w:val="none" w:sz="0" w:space="0" w:color="auto"/>
            <w:bottom w:val="none" w:sz="0" w:space="0" w:color="auto"/>
            <w:right w:val="none" w:sz="0" w:space="0" w:color="auto"/>
          </w:divBdr>
        </w:div>
        <w:div w:id="1370571706">
          <w:marLeft w:val="0"/>
          <w:marRight w:val="0"/>
          <w:marTop w:val="0"/>
          <w:marBottom w:val="0"/>
          <w:divBdr>
            <w:top w:val="none" w:sz="0" w:space="0" w:color="auto"/>
            <w:left w:val="none" w:sz="0" w:space="0" w:color="auto"/>
            <w:bottom w:val="none" w:sz="0" w:space="0" w:color="auto"/>
            <w:right w:val="none" w:sz="0" w:space="0" w:color="auto"/>
          </w:divBdr>
        </w:div>
        <w:div w:id="1192691427">
          <w:marLeft w:val="0"/>
          <w:marRight w:val="0"/>
          <w:marTop w:val="0"/>
          <w:marBottom w:val="0"/>
          <w:divBdr>
            <w:top w:val="none" w:sz="0" w:space="0" w:color="auto"/>
            <w:left w:val="none" w:sz="0" w:space="0" w:color="auto"/>
            <w:bottom w:val="none" w:sz="0" w:space="0" w:color="auto"/>
            <w:right w:val="none" w:sz="0" w:space="0" w:color="auto"/>
          </w:divBdr>
        </w:div>
        <w:div w:id="692415055">
          <w:marLeft w:val="0"/>
          <w:marRight w:val="0"/>
          <w:marTop w:val="0"/>
          <w:marBottom w:val="0"/>
          <w:divBdr>
            <w:top w:val="none" w:sz="0" w:space="0" w:color="auto"/>
            <w:left w:val="none" w:sz="0" w:space="0" w:color="auto"/>
            <w:bottom w:val="none" w:sz="0" w:space="0" w:color="auto"/>
            <w:right w:val="none" w:sz="0" w:space="0" w:color="auto"/>
          </w:divBdr>
        </w:div>
        <w:div w:id="2109160517">
          <w:marLeft w:val="0"/>
          <w:marRight w:val="0"/>
          <w:marTop w:val="0"/>
          <w:marBottom w:val="0"/>
          <w:divBdr>
            <w:top w:val="none" w:sz="0" w:space="0" w:color="auto"/>
            <w:left w:val="none" w:sz="0" w:space="0" w:color="auto"/>
            <w:bottom w:val="none" w:sz="0" w:space="0" w:color="auto"/>
            <w:right w:val="none" w:sz="0" w:space="0" w:color="auto"/>
          </w:divBdr>
        </w:div>
        <w:div w:id="1004357049">
          <w:marLeft w:val="0"/>
          <w:marRight w:val="0"/>
          <w:marTop w:val="0"/>
          <w:marBottom w:val="0"/>
          <w:divBdr>
            <w:top w:val="none" w:sz="0" w:space="0" w:color="auto"/>
            <w:left w:val="none" w:sz="0" w:space="0" w:color="auto"/>
            <w:bottom w:val="none" w:sz="0" w:space="0" w:color="auto"/>
            <w:right w:val="none" w:sz="0" w:space="0" w:color="auto"/>
          </w:divBdr>
        </w:div>
        <w:div w:id="1499274650">
          <w:marLeft w:val="0"/>
          <w:marRight w:val="0"/>
          <w:marTop w:val="0"/>
          <w:marBottom w:val="0"/>
          <w:divBdr>
            <w:top w:val="none" w:sz="0" w:space="0" w:color="auto"/>
            <w:left w:val="none" w:sz="0" w:space="0" w:color="auto"/>
            <w:bottom w:val="none" w:sz="0" w:space="0" w:color="auto"/>
            <w:right w:val="none" w:sz="0" w:space="0" w:color="auto"/>
          </w:divBdr>
        </w:div>
        <w:div w:id="771970889">
          <w:marLeft w:val="0"/>
          <w:marRight w:val="0"/>
          <w:marTop w:val="0"/>
          <w:marBottom w:val="0"/>
          <w:divBdr>
            <w:top w:val="none" w:sz="0" w:space="0" w:color="auto"/>
            <w:left w:val="none" w:sz="0" w:space="0" w:color="auto"/>
            <w:bottom w:val="none" w:sz="0" w:space="0" w:color="auto"/>
            <w:right w:val="none" w:sz="0" w:space="0" w:color="auto"/>
          </w:divBdr>
        </w:div>
        <w:div w:id="901670508">
          <w:marLeft w:val="0"/>
          <w:marRight w:val="0"/>
          <w:marTop w:val="0"/>
          <w:marBottom w:val="0"/>
          <w:divBdr>
            <w:top w:val="none" w:sz="0" w:space="0" w:color="auto"/>
            <w:left w:val="none" w:sz="0" w:space="0" w:color="auto"/>
            <w:bottom w:val="none" w:sz="0" w:space="0" w:color="auto"/>
            <w:right w:val="none" w:sz="0" w:space="0" w:color="auto"/>
          </w:divBdr>
        </w:div>
        <w:div w:id="1363092841">
          <w:marLeft w:val="0"/>
          <w:marRight w:val="0"/>
          <w:marTop w:val="0"/>
          <w:marBottom w:val="0"/>
          <w:divBdr>
            <w:top w:val="none" w:sz="0" w:space="0" w:color="auto"/>
            <w:left w:val="none" w:sz="0" w:space="0" w:color="auto"/>
            <w:bottom w:val="none" w:sz="0" w:space="0" w:color="auto"/>
            <w:right w:val="none" w:sz="0" w:space="0" w:color="auto"/>
          </w:divBdr>
        </w:div>
        <w:div w:id="796525942">
          <w:marLeft w:val="0"/>
          <w:marRight w:val="0"/>
          <w:marTop w:val="0"/>
          <w:marBottom w:val="0"/>
          <w:divBdr>
            <w:top w:val="none" w:sz="0" w:space="0" w:color="auto"/>
            <w:left w:val="none" w:sz="0" w:space="0" w:color="auto"/>
            <w:bottom w:val="none" w:sz="0" w:space="0" w:color="auto"/>
            <w:right w:val="none" w:sz="0" w:space="0" w:color="auto"/>
          </w:divBdr>
        </w:div>
        <w:div w:id="2137211468">
          <w:marLeft w:val="0"/>
          <w:marRight w:val="0"/>
          <w:marTop w:val="0"/>
          <w:marBottom w:val="0"/>
          <w:divBdr>
            <w:top w:val="none" w:sz="0" w:space="0" w:color="auto"/>
            <w:left w:val="none" w:sz="0" w:space="0" w:color="auto"/>
            <w:bottom w:val="none" w:sz="0" w:space="0" w:color="auto"/>
            <w:right w:val="none" w:sz="0" w:space="0" w:color="auto"/>
          </w:divBdr>
        </w:div>
        <w:div w:id="99296594">
          <w:marLeft w:val="0"/>
          <w:marRight w:val="0"/>
          <w:marTop w:val="0"/>
          <w:marBottom w:val="0"/>
          <w:divBdr>
            <w:top w:val="none" w:sz="0" w:space="0" w:color="auto"/>
            <w:left w:val="none" w:sz="0" w:space="0" w:color="auto"/>
            <w:bottom w:val="none" w:sz="0" w:space="0" w:color="auto"/>
            <w:right w:val="none" w:sz="0" w:space="0" w:color="auto"/>
          </w:divBdr>
        </w:div>
        <w:div w:id="1439713879">
          <w:marLeft w:val="0"/>
          <w:marRight w:val="0"/>
          <w:marTop w:val="0"/>
          <w:marBottom w:val="0"/>
          <w:divBdr>
            <w:top w:val="none" w:sz="0" w:space="0" w:color="auto"/>
            <w:left w:val="none" w:sz="0" w:space="0" w:color="auto"/>
            <w:bottom w:val="none" w:sz="0" w:space="0" w:color="auto"/>
            <w:right w:val="none" w:sz="0" w:space="0" w:color="auto"/>
          </w:divBdr>
        </w:div>
        <w:div w:id="357779504">
          <w:marLeft w:val="0"/>
          <w:marRight w:val="0"/>
          <w:marTop w:val="0"/>
          <w:marBottom w:val="0"/>
          <w:divBdr>
            <w:top w:val="none" w:sz="0" w:space="0" w:color="auto"/>
            <w:left w:val="none" w:sz="0" w:space="0" w:color="auto"/>
            <w:bottom w:val="none" w:sz="0" w:space="0" w:color="auto"/>
            <w:right w:val="none" w:sz="0" w:space="0" w:color="auto"/>
          </w:divBdr>
        </w:div>
        <w:div w:id="2109620678">
          <w:marLeft w:val="0"/>
          <w:marRight w:val="0"/>
          <w:marTop w:val="0"/>
          <w:marBottom w:val="0"/>
          <w:divBdr>
            <w:top w:val="none" w:sz="0" w:space="0" w:color="auto"/>
            <w:left w:val="none" w:sz="0" w:space="0" w:color="auto"/>
            <w:bottom w:val="none" w:sz="0" w:space="0" w:color="auto"/>
            <w:right w:val="none" w:sz="0" w:space="0" w:color="auto"/>
          </w:divBdr>
        </w:div>
        <w:div w:id="1927762538">
          <w:marLeft w:val="0"/>
          <w:marRight w:val="0"/>
          <w:marTop w:val="0"/>
          <w:marBottom w:val="0"/>
          <w:divBdr>
            <w:top w:val="none" w:sz="0" w:space="0" w:color="auto"/>
            <w:left w:val="none" w:sz="0" w:space="0" w:color="auto"/>
            <w:bottom w:val="none" w:sz="0" w:space="0" w:color="auto"/>
            <w:right w:val="none" w:sz="0" w:space="0" w:color="auto"/>
          </w:divBdr>
        </w:div>
        <w:div w:id="992106113">
          <w:marLeft w:val="0"/>
          <w:marRight w:val="0"/>
          <w:marTop w:val="0"/>
          <w:marBottom w:val="0"/>
          <w:divBdr>
            <w:top w:val="none" w:sz="0" w:space="0" w:color="auto"/>
            <w:left w:val="none" w:sz="0" w:space="0" w:color="auto"/>
            <w:bottom w:val="none" w:sz="0" w:space="0" w:color="auto"/>
            <w:right w:val="none" w:sz="0" w:space="0" w:color="auto"/>
          </w:divBdr>
        </w:div>
        <w:div w:id="1242524292">
          <w:marLeft w:val="0"/>
          <w:marRight w:val="0"/>
          <w:marTop w:val="0"/>
          <w:marBottom w:val="0"/>
          <w:divBdr>
            <w:top w:val="none" w:sz="0" w:space="0" w:color="auto"/>
            <w:left w:val="none" w:sz="0" w:space="0" w:color="auto"/>
            <w:bottom w:val="none" w:sz="0" w:space="0" w:color="auto"/>
            <w:right w:val="none" w:sz="0" w:space="0" w:color="auto"/>
          </w:divBdr>
        </w:div>
        <w:div w:id="1775402302">
          <w:marLeft w:val="0"/>
          <w:marRight w:val="0"/>
          <w:marTop w:val="0"/>
          <w:marBottom w:val="0"/>
          <w:divBdr>
            <w:top w:val="none" w:sz="0" w:space="0" w:color="auto"/>
            <w:left w:val="none" w:sz="0" w:space="0" w:color="auto"/>
            <w:bottom w:val="none" w:sz="0" w:space="0" w:color="auto"/>
            <w:right w:val="none" w:sz="0" w:space="0" w:color="auto"/>
          </w:divBdr>
        </w:div>
        <w:div w:id="1329557037">
          <w:marLeft w:val="0"/>
          <w:marRight w:val="0"/>
          <w:marTop w:val="0"/>
          <w:marBottom w:val="0"/>
          <w:divBdr>
            <w:top w:val="none" w:sz="0" w:space="0" w:color="auto"/>
            <w:left w:val="none" w:sz="0" w:space="0" w:color="auto"/>
            <w:bottom w:val="none" w:sz="0" w:space="0" w:color="auto"/>
            <w:right w:val="none" w:sz="0" w:space="0" w:color="auto"/>
          </w:divBdr>
        </w:div>
        <w:div w:id="1665937264">
          <w:marLeft w:val="0"/>
          <w:marRight w:val="0"/>
          <w:marTop w:val="0"/>
          <w:marBottom w:val="0"/>
          <w:divBdr>
            <w:top w:val="none" w:sz="0" w:space="0" w:color="auto"/>
            <w:left w:val="none" w:sz="0" w:space="0" w:color="auto"/>
            <w:bottom w:val="none" w:sz="0" w:space="0" w:color="auto"/>
            <w:right w:val="none" w:sz="0" w:space="0" w:color="auto"/>
          </w:divBdr>
        </w:div>
        <w:div w:id="1829442949">
          <w:marLeft w:val="0"/>
          <w:marRight w:val="0"/>
          <w:marTop w:val="0"/>
          <w:marBottom w:val="0"/>
          <w:divBdr>
            <w:top w:val="none" w:sz="0" w:space="0" w:color="auto"/>
            <w:left w:val="none" w:sz="0" w:space="0" w:color="auto"/>
            <w:bottom w:val="none" w:sz="0" w:space="0" w:color="auto"/>
            <w:right w:val="none" w:sz="0" w:space="0" w:color="auto"/>
          </w:divBdr>
        </w:div>
        <w:div w:id="428627140">
          <w:marLeft w:val="0"/>
          <w:marRight w:val="0"/>
          <w:marTop w:val="0"/>
          <w:marBottom w:val="0"/>
          <w:divBdr>
            <w:top w:val="none" w:sz="0" w:space="0" w:color="auto"/>
            <w:left w:val="none" w:sz="0" w:space="0" w:color="auto"/>
            <w:bottom w:val="none" w:sz="0" w:space="0" w:color="auto"/>
            <w:right w:val="none" w:sz="0" w:space="0" w:color="auto"/>
          </w:divBdr>
        </w:div>
        <w:div w:id="205921644">
          <w:marLeft w:val="0"/>
          <w:marRight w:val="0"/>
          <w:marTop w:val="0"/>
          <w:marBottom w:val="0"/>
          <w:divBdr>
            <w:top w:val="none" w:sz="0" w:space="0" w:color="auto"/>
            <w:left w:val="none" w:sz="0" w:space="0" w:color="auto"/>
            <w:bottom w:val="none" w:sz="0" w:space="0" w:color="auto"/>
            <w:right w:val="none" w:sz="0" w:space="0" w:color="auto"/>
          </w:divBdr>
        </w:div>
        <w:div w:id="1026372928">
          <w:marLeft w:val="0"/>
          <w:marRight w:val="0"/>
          <w:marTop w:val="0"/>
          <w:marBottom w:val="0"/>
          <w:divBdr>
            <w:top w:val="none" w:sz="0" w:space="0" w:color="auto"/>
            <w:left w:val="none" w:sz="0" w:space="0" w:color="auto"/>
            <w:bottom w:val="none" w:sz="0" w:space="0" w:color="auto"/>
            <w:right w:val="none" w:sz="0" w:space="0" w:color="auto"/>
          </w:divBdr>
        </w:div>
        <w:div w:id="1168054782">
          <w:marLeft w:val="0"/>
          <w:marRight w:val="0"/>
          <w:marTop w:val="0"/>
          <w:marBottom w:val="0"/>
          <w:divBdr>
            <w:top w:val="none" w:sz="0" w:space="0" w:color="auto"/>
            <w:left w:val="none" w:sz="0" w:space="0" w:color="auto"/>
            <w:bottom w:val="none" w:sz="0" w:space="0" w:color="auto"/>
            <w:right w:val="none" w:sz="0" w:space="0" w:color="auto"/>
          </w:divBdr>
        </w:div>
        <w:div w:id="1145052560">
          <w:marLeft w:val="0"/>
          <w:marRight w:val="0"/>
          <w:marTop w:val="0"/>
          <w:marBottom w:val="0"/>
          <w:divBdr>
            <w:top w:val="none" w:sz="0" w:space="0" w:color="auto"/>
            <w:left w:val="none" w:sz="0" w:space="0" w:color="auto"/>
            <w:bottom w:val="none" w:sz="0" w:space="0" w:color="auto"/>
            <w:right w:val="none" w:sz="0" w:space="0" w:color="auto"/>
          </w:divBdr>
        </w:div>
        <w:div w:id="463813616">
          <w:marLeft w:val="0"/>
          <w:marRight w:val="0"/>
          <w:marTop w:val="0"/>
          <w:marBottom w:val="0"/>
          <w:divBdr>
            <w:top w:val="none" w:sz="0" w:space="0" w:color="auto"/>
            <w:left w:val="none" w:sz="0" w:space="0" w:color="auto"/>
            <w:bottom w:val="none" w:sz="0" w:space="0" w:color="auto"/>
            <w:right w:val="none" w:sz="0" w:space="0" w:color="auto"/>
          </w:divBdr>
        </w:div>
        <w:div w:id="1880625200">
          <w:marLeft w:val="0"/>
          <w:marRight w:val="0"/>
          <w:marTop w:val="0"/>
          <w:marBottom w:val="0"/>
          <w:divBdr>
            <w:top w:val="none" w:sz="0" w:space="0" w:color="auto"/>
            <w:left w:val="none" w:sz="0" w:space="0" w:color="auto"/>
            <w:bottom w:val="none" w:sz="0" w:space="0" w:color="auto"/>
            <w:right w:val="none" w:sz="0" w:space="0" w:color="auto"/>
          </w:divBdr>
        </w:div>
        <w:div w:id="398203">
          <w:marLeft w:val="0"/>
          <w:marRight w:val="0"/>
          <w:marTop w:val="0"/>
          <w:marBottom w:val="0"/>
          <w:divBdr>
            <w:top w:val="none" w:sz="0" w:space="0" w:color="auto"/>
            <w:left w:val="none" w:sz="0" w:space="0" w:color="auto"/>
            <w:bottom w:val="none" w:sz="0" w:space="0" w:color="auto"/>
            <w:right w:val="none" w:sz="0" w:space="0" w:color="auto"/>
          </w:divBdr>
        </w:div>
        <w:div w:id="1968313128">
          <w:marLeft w:val="0"/>
          <w:marRight w:val="0"/>
          <w:marTop w:val="0"/>
          <w:marBottom w:val="0"/>
          <w:divBdr>
            <w:top w:val="none" w:sz="0" w:space="0" w:color="auto"/>
            <w:left w:val="none" w:sz="0" w:space="0" w:color="auto"/>
            <w:bottom w:val="none" w:sz="0" w:space="0" w:color="auto"/>
            <w:right w:val="none" w:sz="0" w:space="0" w:color="auto"/>
          </w:divBdr>
        </w:div>
        <w:div w:id="47653771">
          <w:marLeft w:val="0"/>
          <w:marRight w:val="0"/>
          <w:marTop w:val="0"/>
          <w:marBottom w:val="0"/>
          <w:divBdr>
            <w:top w:val="none" w:sz="0" w:space="0" w:color="auto"/>
            <w:left w:val="none" w:sz="0" w:space="0" w:color="auto"/>
            <w:bottom w:val="none" w:sz="0" w:space="0" w:color="auto"/>
            <w:right w:val="none" w:sz="0" w:space="0" w:color="auto"/>
          </w:divBdr>
        </w:div>
        <w:div w:id="21787329">
          <w:marLeft w:val="0"/>
          <w:marRight w:val="0"/>
          <w:marTop w:val="0"/>
          <w:marBottom w:val="0"/>
          <w:divBdr>
            <w:top w:val="none" w:sz="0" w:space="0" w:color="auto"/>
            <w:left w:val="none" w:sz="0" w:space="0" w:color="auto"/>
            <w:bottom w:val="none" w:sz="0" w:space="0" w:color="auto"/>
            <w:right w:val="none" w:sz="0" w:space="0" w:color="auto"/>
          </w:divBdr>
        </w:div>
        <w:div w:id="2057709">
          <w:marLeft w:val="0"/>
          <w:marRight w:val="0"/>
          <w:marTop w:val="0"/>
          <w:marBottom w:val="0"/>
          <w:divBdr>
            <w:top w:val="none" w:sz="0" w:space="0" w:color="auto"/>
            <w:left w:val="none" w:sz="0" w:space="0" w:color="auto"/>
            <w:bottom w:val="none" w:sz="0" w:space="0" w:color="auto"/>
            <w:right w:val="none" w:sz="0" w:space="0" w:color="auto"/>
          </w:divBdr>
        </w:div>
        <w:div w:id="1589146736">
          <w:marLeft w:val="0"/>
          <w:marRight w:val="0"/>
          <w:marTop w:val="0"/>
          <w:marBottom w:val="0"/>
          <w:divBdr>
            <w:top w:val="none" w:sz="0" w:space="0" w:color="auto"/>
            <w:left w:val="none" w:sz="0" w:space="0" w:color="auto"/>
            <w:bottom w:val="none" w:sz="0" w:space="0" w:color="auto"/>
            <w:right w:val="none" w:sz="0" w:space="0" w:color="auto"/>
          </w:divBdr>
        </w:div>
        <w:div w:id="645665094">
          <w:marLeft w:val="0"/>
          <w:marRight w:val="0"/>
          <w:marTop w:val="0"/>
          <w:marBottom w:val="0"/>
          <w:divBdr>
            <w:top w:val="none" w:sz="0" w:space="0" w:color="auto"/>
            <w:left w:val="none" w:sz="0" w:space="0" w:color="auto"/>
            <w:bottom w:val="none" w:sz="0" w:space="0" w:color="auto"/>
            <w:right w:val="none" w:sz="0" w:space="0" w:color="auto"/>
          </w:divBdr>
        </w:div>
        <w:div w:id="834539437">
          <w:marLeft w:val="0"/>
          <w:marRight w:val="0"/>
          <w:marTop w:val="0"/>
          <w:marBottom w:val="0"/>
          <w:divBdr>
            <w:top w:val="none" w:sz="0" w:space="0" w:color="auto"/>
            <w:left w:val="none" w:sz="0" w:space="0" w:color="auto"/>
            <w:bottom w:val="none" w:sz="0" w:space="0" w:color="auto"/>
            <w:right w:val="none" w:sz="0" w:space="0" w:color="auto"/>
          </w:divBdr>
        </w:div>
        <w:div w:id="1983997276">
          <w:marLeft w:val="0"/>
          <w:marRight w:val="0"/>
          <w:marTop w:val="0"/>
          <w:marBottom w:val="0"/>
          <w:divBdr>
            <w:top w:val="none" w:sz="0" w:space="0" w:color="auto"/>
            <w:left w:val="none" w:sz="0" w:space="0" w:color="auto"/>
            <w:bottom w:val="none" w:sz="0" w:space="0" w:color="auto"/>
            <w:right w:val="none" w:sz="0" w:space="0" w:color="auto"/>
          </w:divBdr>
        </w:div>
        <w:div w:id="346903700">
          <w:marLeft w:val="0"/>
          <w:marRight w:val="0"/>
          <w:marTop w:val="0"/>
          <w:marBottom w:val="0"/>
          <w:divBdr>
            <w:top w:val="none" w:sz="0" w:space="0" w:color="auto"/>
            <w:left w:val="none" w:sz="0" w:space="0" w:color="auto"/>
            <w:bottom w:val="none" w:sz="0" w:space="0" w:color="auto"/>
            <w:right w:val="none" w:sz="0" w:space="0" w:color="auto"/>
          </w:divBdr>
        </w:div>
        <w:div w:id="1099330636">
          <w:marLeft w:val="0"/>
          <w:marRight w:val="0"/>
          <w:marTop w:val="0"/>
          <w:marBottom w:val="0"/>
          <w:divBdr>
            <w:top w:val="none" w:sz="0" w:space="0" w:color="auto"/>
            <w:left w:val="none" w:sz="0" w:space="0" w:color="auto"/>
            <w:bottom w:val="none" w:sz="0" w:space="0" w:color="auto"/>
            <w:right w:val="none" w:sz="0" w:space="0" w:color="auto"/>
          </w:divBdr>
        </w:div>
        <w:div w:id="746615588">
          <w:marLeft w:val="0"/>
          <w:marRight w:val="0"/>
          <w:marTop w:val="0"/>
          <w:marBottom w:val="0"/>
          <w:divBdr>
            <w:top w:val="none" w:sz="0" w:space="0" w:color="auto"/>
            <w:left w:val="none" w:sz="0" w:space="0" w:color="auto"/>
            <w:bottom w:val="none" w:sz="0" w:space="0" w:color="auto"/>
            <w:right w:val="none" w:sz="0" w:space="0" w:color="auto"/>
          </w:divBdr>
        </w:div>
        <w:div w:id="1534265015">
          <w:marLeft w:val="0"/>
          <w:marRight w:val="0"/>
          <w:marTop w:val="0"/>
          <w:marBottom w:val="0"/>
          <w:divBdr>
            <w:top w:val="none" w:sz="0" w:space="0" w:color="auto"/>
            <w:left w:val="none" w:sz="0" w:space="0" w:color="auto"/>
            <w:bottom w:val="none" w:sz="0" w:space="0" w:color="auto"/>
            <w:right w:val="none" w:sz="0" w:space="0" w:color="auto"/>
          </w:divBdr>
        </w:div>
        <w:div w:id="499541044">
          <w:marLeft w:val="0"/>
          <w:marRight w:val="0"/>
          <w:marTop w:val="0"/>
          <w:marBottom w:val="0"/>
          <w:divBdr>
            <w:top w:val="none" w:sz="0" w:space="0" w:color="auto"/>
            <w:left w:val="none" w:sz="0" w:space="0" w:color="auto"/>
            <w:bottom w:val="none" w:sz="0" w:space="0" w:color="auto"/>
            <w:right w:val="none" w:sz="0" w:space="0" w:color="auto"/>
          </w:divBdr>
        </w:div>
        <w:div w:id="863639419">
          <w:marLeft w:val="0"/>
          <w:marRight w:val="0"/>
          <w:marTop w:val="0"/>
          <w:marBottom w:val="0"/>
          <w:divBdr>
            <w:top w:val="none" w:sz="0" w:space="0" w:color="auto"/>
            <w:left w:val="none" w:sz="0" w:space="0" w:color="auto"/>
            <w:bottom w:val="none" w:sz="0" w:space="0" w:color="auto"/>
            <w:right w:val="none" w:sz="0" w:space="0" w:color="auto"/>
          </w:divBdr>
        </w:div>
        <w:div w:id="1355767519">
          <w:marLeft w:val="0"/>
          <w:marRight w:val="0"/>
          <w:marTop w:val="0"/>
          <w:marBottom w:val="0"/>
          <w:divBdr>
            <w:top w:val="none" w:sz="0" w:space="0" w:color="auto"/>
            <w:left w:val="none" w:sz="0" w:space="0" w:color="auto"/>
            <w:bottom w:val="none" w:sz="0" w:space="0" w:color="auto"/>
            <w:right w:val="none" w:sz="0" w:space="0" w:color="auto"/>
          </w:divBdr>
        </w:div>
        <w:div w:id="702175639">
          <w:marLeft w:val="0"/>
          <w:marRight w:val="0"/>
          <w:marTop w:val="0"/>
          <w:marBottom w:val="0"/>
          <w:divBdr>
            <w:top w:val="none" w:sz="0" w:space="0" w:color="auto"/>
            <w:left w:val="none" w:sz="0" w:space="0" w:color="auto"/>
            <w:bottom w:val="none" w:sz="0" w:space="0" w:color="auto"/>
            <w:right w:val="none" w:sz="0" w:space="0" w:color="auto"/>
          </w:divBdr>
        </w:div>
        <w:div w:id="487094247">
          <w:marLeft w:val="0"/>
          <w:marRight w:val="0"/>
          <w:marTop w:val="0"/>
          <w:marBottom w:val="0"/>
          <w:divBdr>
            <w:top w:val="none" w:sz="0" w:space="0" w:color="auto"/>
            <w:left w:val="none" w:sz="0" w:space="0" w:color="auto"/>
            <w:bottom w:val="none" w:sz="0" w:space="0" w:color="auto"/>
            <w:right w:val="none" w:sz="0" w:space="0" w:color="auto"/>
          </w:divBdr>
        </w:div>
        <w:div w:id="2116829274">
          <w:marLeft w:val="0"/>
          <w:marRight w:val="0"/>
          <w:marTop w:val="0"/>
          <w:marBottom w:val="0"/>
          <w:divBdr>
            <w:top w:val="none" w:sz="0" w:space="0" w:color="auto"/>
            <w:left w:val="none" w:sz="0" w:space="0" w:color="auto"/>
            <w:bottom w:val="none" w:sz="0" w:space="0" w:color="auto"/>
            <w:right w:val="none" w:sz="0" w:space="0" w:color="auto"/>
          </w:divBdr>
        </w:div>
        <w:div w:id="735664777">
          <w:marLeft w:val="0"/>
          <w:marRight w:val="0"/>
          <w:marTop w:val="0"/>
          <w:marBottom w:val="0"/>
          <w:divBdr>
            <w:top w:val="none" w:sz="0" w:space="0" w:color="auto"/>
            <w:left w:val="none" w:sz="0" w:space="0" w:color="auto"/>
            <w:bottom w:val="none" w:sz="0" w:space="0" w:color="auto"/>
            <w:right w:val="none" w:sz="0" w:space="0" w:color="auto"/>
          </w:divBdr>
        </w:div>
        <w:div w:id="1483233535">
          <w:marLeft w:val="0"/>
          <w:marRight w:val="0"/>
          <w:marTop w:val="0"/>
          <w:marBottom w:val="0"/>
          <w:divBdr>
            <w:top w:val="none" w:sz="0" w:space="0" w:color="auto"/>
            <w:left w:val="none" w:sz="0" w:space="0" w:color="auto"/>
            <w:bottom w:val="none" w:sz="0" w:space="0" w:color="auto"/>
            <w:right w:val="none" w:sz="0" w:space="0" w:color="auto"/>
          </w:divBdr>
        </w:div>
        <w:div w:id="1385644528">
          <w:marLeft w:val="0"/>
          <w:marRight w:val="0"/>
          <w:marTop w:val="0"/>
          <w:marBottom w:val="0"/>
          <w:divBdr>
            <w:top w:val="none" w:sz="0" w:space="0" w:color="auto"/>
            <w:left w:val="none" w:sz="0" w:space="0" w:color="auto"/>
            <w:bottom w:val="none" w:sz="0" w:space="0" w:color="auto"/>
            <w:right w:val="none" w:sz="0" w:space="0" w:color="auto"/>
          </w:divBdr>
        </w:div>
        <w:div w:id="1029791919">
          <w:marLeft w:val="0"/>
          <w:marRight w:val="0"/>
          <w:marTop w:val="0"/>
          <w:marBottom w:val="0"/>
          <w:divBdr>
            <w:top w:val="none" w:sz="0" w:space="0" w:color="auto"/>
            <w:left w:val="none" w:sz="0" w:space="0" w:color="auto"/>
            <w:bottom w:val="none" w:sz="0" w:space="0" w:color="auto"/>
            <w:right w:val="none" w:sz="0" w:space="0" w:color="auto"/>
          </w:divBdr>
        </w:div>
        <w:div w:id="1132091200">
          <w:marLeft w:val="0"/>
          <w:marRight w:val="0"/>
          <w:marTop w:val="0"/>
          <w:marBottom w:val="0"/>
          <w:divBdr>
            <w:top w:val="none" w:sz="0" w:space="0" w:color="auto"/>
            <w:left w:val="none" w:sz="0" w:space="0" w:color="auto"/>
            <w:bottom w:val="none" w:sz="0" w:space="0" w:color="auto"/>
            <w:right w:val="none" w:sz="0" w:space="0" w:color="auto"/>
          </w:divBdr>
        </w:div>
        <w:div w:id="1669675052">
          <w:marLeft w:val="0"/>
          <w:marRight w:val="0"/>
          <w:marTop w:val="0"/>
          <w:marBottom w:val="0"/>
          <w:divBdr>
            <w:top w:val="none" w:sz="0" w:space="0" w:color="auto"/>
            <w:left w:val="none" w:sz="0" w:space="0" w:color="auto"/>
            <w:bottom w:val="none" w:sz="0" w:space="0" w:color="auto"/>
            <w:right w:val="none" w:sz="0" w:space="0" w:color="auto"/>
          </w:divBdr>
        </w:div>
        <w:div w:id="20014580">
          <w:marLeft w:val="0"/>
          <w:marRight w:val="0"/>
          <w:marTop w:val="0"/>
          <w:marBottom w:val="0"/>
          <w:divBdr>
            <w:top w:val="none" w:sz="0" w:space="0" w:color="auto"/>
            <w:left w:val="none" w:sz="0" w:space="0" w:color="auto"/>
            <w:bottom w:val="none" w:sz="0" w:space="0" w:color="auto"/>
            <w:right w:val="none" w:sz="0" w:space="0" w:color="auto"/>
          </w:divBdr>
        </w:div>
        <w:div w:id="1547453985">
          <w:marLeft w:val="0"/>
          <w:marRight w:val="0"/>
          <w:marTop w:val="0"/>
          <w:marBottom w:val="0"/>
          <w:divBdr>
            <w:top w:val="none" w:sz="0" w:space="0" w:color="auto"/>
            <w:left w:val="none" w:sz="0" w:space="0" w:color="auto"/>
            <w:bottom w:val="none" w:sz="0" w:space="0" w:color="auto"/>
            <w:right w:val="none" w:sz="0" w:space="0" w:color="auto"/>
          </w:divBdr>
        </w:div>
        <w:div w:id="2088065376">
          <w:marLeft w:val="0"/>
          <w:marRight w:val="0"/>
          <w:marTop w:val="0"/>
          <w:marBottom w:val="0"/>
          <w:divBdr>
            <w:top w:val="none" w:sz="0" w:space="0" w:color="auto"/>
            <w:left w:val="none" w:sz="0" w:space="0" w:color="auto"/>
            <w:bottom w:val="none" w:sz="0" w:space="0" w:color="auto"/>
            <w:right w:val="none" w:sz="0" w:space="0" w:color="auto"/>
          </w:divBdr>
        </w:div>
        <w:div w:id="1838493649">
          <w:marLeft w:val="0"/>
          <w:marRight w:val="0"/>
          <w:marTop w:val="0"/>
          <w:marBottom w:val="0"/>
          <w:divBdr>
            <w:top w:val="none" w:sz="0" w:space="0" w:color="auto"/>
            <w:left w:val="none" w:sz="0" w:space="0" w:color="auto"/>
            <w:bottom w:val="none" w:sz="0" w:space="0" w:color="auto"/>
            <w:right w:val="none" w:sz="0" w:space="0" w:color="auto"/>
          </w:divBdr>
        </w:div>
        <w:div w:id="1913808184">
          <w:marLeft w:val="0"/>
          <w:marRight w:val="0"/>
          <w:marTop w:val="0"/>
          <w:marBottom w:val="0"/>
          <w:divBdr>
            <w:top w:val="none" w:sz="0" w:space="0" w:color="auto"/>
            <w:left w:val="none" w:sz="0" w:space="0" w:color="auto"/>
            <w:bottom w:val="none" w:sz="0" w:space="0" w:color="auto"/>
            <w:right w:val="none" w:sz="0" w:space="0" w:color="auto"/>
          </w:divBdr>
        </w:div>
        <w:div w:id="2144077952">
          <w:marLeft w:val="0"/>
          <w:marRight w:val="0"/>
          <w:marTop w:val="0"/>
          <w:marBottom w:val="0"/>
          <w:divBdr>
            <w:top w:val="none" w:sz="0" w:space="0" w:color="auto"/>
            <w:left w:val="none" w:sz="0" w:space="0" w:color="auto"/>
            <w:bottom w:val="none" w:sz="0" w:space="0" w:color="auto"/>
            <w:right w:val="none" w:sz="0" w:space="0" w:color="auto"/>
          </w:divBdr>
        </w:div>
        <w:div w:id="696932139">
          <w:marLeft w:val="0"/>
          <w:marRight w:val="0"/>
          <w:marTop w:val="0"/>
          <w:marBottom w:val="0"/>
          <w:divBdr>
            <w:top w:val="none" w:sz="0" w:space="0" w:color="auto"/>
            <w:left w:val="none" w:sz="0" w:space="0" w:color="auto"/>
            <w:bottom w:val="none" w:sz="0" w:space="0" w:color="auto"/>
            <w:right w:val="none" w:sz="0" w:space="0" w:color="auto"/>
          </w:divBdr>
        </w:div>
        <w:div w:id="527448216">
          <w:marLeft w:val="0"/>
          <w:marRight w:val="0"/>
          <w:marTop w:val="0"/>
          <w:marBottom w:val="0"/>
          <w:divBdr>
            <w:top w:val="none" w:sz="0" w:space="0" w:color="auto"/>
            <w:left w:val="none" w:sz="0" w:space="0" w:color="auto"/>
            <w:bottom w:val="none" w:sz="0" w:space="0" w:color="auto"/>
            <w:right w:val="none" w:sz="0" w:space="0" w:color="auto"/>
          </w:divBdr>
        </w:div>
        <w:div w:id="691419344">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690567498">
          <w:marLeft w:val="0"/>
          <w:marRight w:val="0"/>
          <w:marTop w:val="0"/>
          <w:marBottom w:val="0"/>
          <w:divBdr>
            <w:top w:val="none" w:sz="0" w:space="0" w:color="auto"/>
            <w:left w:val="none" w:sz="0" w:space="0" w:color="auto"/>
            <w:bottom w:val="none" w:sz="0" w:space="0" w:color="auto"/>
            <w:right w:val="none" w:sz="0" w:space="0" w:color="auto"/>
          </w:divBdr>
        </w:div>
        <w:div w:id="1602564429">
          <w:marLeft w:val="0"/>
          <w:marRight w:val="0"/>
          <w:marTop w:val="0"/>
          <w:marBottom w:val="0"/>
          <w:divBdr>
            <w:top w:val="none" w:sz="0" w:space="0" w:color="auto"/>
            <w:left w:val="none" w:sz="0" w:space="0" w:color="auto"/>
            <w:bottom w:val="none" w:sz="0" w:space="0" w:color="auto"/>
            <w:right w:val="none" w:sz="0" w:space="0" w:color="auto"/>
          </w:divBdr>
        </w:div>
        <w:div w:id="87819191">
          <w:marLeft w:val="0"/>
          <w:marRight w:val="0"/>
          <w:marTop w:val="0"/>
          <w:marBottom w:val="0"/>
          <w:divBdr>
            <w:top w:val="none" w:sz="0" w:space="0" w:color="auto"/>
            <w:left w:val="none" w:sz="0" w:space="0" w:color="auto"/>
            <w:bottom w:val="none" w:sz="0" w:space="0" w:color="auto"/>
            <w:right w:val="none" w:sz="0" w:space="0" w:color="auto"/>
          </w:divBdr>
        </w:div>
        <w:div w:id="205916253">
          <w:marLeft w:val="0"/>
          <w:marRight w:val="0"/>
          <w:marTop w:val="0"/>
          <w:marBottom w:val="0"/>
          <w:divBdr>
            <w:top w:val="none" w:sz="0" w:space="0" w:color="auto"/>
            <w:left w:val="none" w:sz="0" w:space="0" w:color="auto"/>
            <w:bottom w:val="none" w:sz="0" w:space="0" w:color="auto"/>
            <w:right w:val="none" w:sz="0" w:space="0" w:color="auto"/>
          </w:divBdr>
        </w:div>
        <w:div w:id="1778864783">
          <w:marLeft w:val="0"/>
          <w:marRight w:val="0"/>
          <w:marTop w:val="0"/>
          <w:marBottom w:val="0"/>
          <w:divBdr>
            <w:top w:val="none" w:sz="0" w:space="0" w:color="auto"/>
            <w:left w:val="none" w:sz="0" w:space="0" w:color="auto"/>
            <w:bottom w:val="none" w:sz="0" w:space="0" w:color="auto"/>
            <w:right w:val="none" w:sz="0" w:space="0" w:color="auto"/>
          </w:divBdr>
        </w:div>
        <w:div w:id="1642928060">
          <w:marLeft w:val="0"/>
          <w:marRight w:val="0"/>
          <w:marTop w:val="0"/>
          <w:marBottom w:val="0"/>
          <w:divBdr>
            <w:top w:val="none" w:sz="0" w:space="0" w:color="auto"/>
            <w:left w:val="none" w:sz="0" w:space="0" w:color="auto"/>
            <w:bottom w:val="none" w:sz="0" w:space="0" w:color="auto"/>
            <w:right w:val="none" w:sz="0" w:space="0" w:color="auto"/>
          </w:divBdr>
        </w:div>
        <w:div w:id="675306606">
          <w:marLeft w:val="0"/>
          <w:marRight w:val="0"/>
          <w:marTop w:val="0"/>
          <w:marBottom w:val="0"/>
          <w:divBdr>
            <w:top w:val="none" w:sz="0" w:space="0" w:color="auto"/>
            <w:left w:val="none" w:sz="0" w:space="0" w:color="auto"/>
            <w:bottom w:val="none" w:sz="0" w:space="0" w:color="auto"/>
            <w:right w:val="none" w:sz="0" w:space="0" w:color="auto"/>
          </w:divBdr>
        </w:div>
        <w:div w:id="113840188">
          <w:marLeft w:val="0"/>
          <w:marRight w:val="0"/>
          <w:marTop w:val="0"/>
          <w:marBottom w:val="0"/>
          <w:divBdr>
            <w:top w:val="none" w:sz="0" w:space="0" w:color="auto"/>
            <w:left w:val="none" w:sz="0" w:space="0" w:color="auto"/>
            <w:bottom w:val="none" w:sz="0" w:space="0" w:color="auto"/>
            <w:right w:val="none" w:sz="0" w:space="0" w:color="auto"/>
          </w:divBdr>
        </w:div>
        <w:div w:id="1272778665">
          <w:marLeft w:val="0"/>
          <w:marRight w:val="0"/>
          <w:marTop w:val="0"/>
          <w:marBottom w:val="0"/>
          <w:divBdr>
            <w:top w:val="none" w:sz="0" w:space="0" w:color="auto"/>
            <w:left w:val="none" w:sz="0" w:space="0" w:color="auto"/>
            <w:bottom w:val="none" w:sz="0" w:space="0" w:color="auto"/>
            <w:right w:val="none" w:sz="0" w:space="0" w:color="auto"/>
          </w:divBdr>
        </w:div>
        <w:div w:id="1601833272">
          <w:marLeft w:val="0"/>
          <w:marRight w:val="0"/>
          <w:marTop w:val="0"/>
          <w:marBottom w:val="0"/>
          <w:divBdr>
            <w:top w:val="none" w:sz="0" w:space="0" w:color="auto"/>
            <w:left w:val="none" w:sz="0" w:space="0" w:color="auto"/>
            <w:bottom w:val="none" w:sz="0" w:space="0" w:color="auto"/>
            <w:right w:val="none" w:sz="0" w:space="0" w:color="auto"/>
          </w:divBdr>
        </w:div>
        <w:div w:id="630483592">
          <w:marLeft w:val="0"/>
          <w:marRight w:val="0"/>
          <w:marTop w:val="0"/>
          <w:marBottom w:val="0"/>
          <w:divBdr>
            <w:top w:val="none" w:sz="0" w:space="0" w:color="auto"/>
            <w:left w:val="none" w:sz="0" w:space="0" w:color="auto"/>
            <w:bottom w:val="none" w:sz="0" w:space="0" w:color="auto"/>
            <w:right w:val="none" w:sz="0" w:space="0" w:color="auto"/>
          </w:divBdr>
        </w:div>
        <w:div w:id="503126426">
          <w:marLeft w:val="0"/>
          <w:marRight w:val="0"/>
          <w:marTop w:val="0"/>
          <w:marBottom w:val="0"/>
          <w:divBdr>
            <w:top w:val="none" w:sz="0" w:space="0" w:color="auto"/>
            <w:left w:val="none" w:sz="0" w:space="0" w:color="auto"/>
            <w:bottom w:val="none" w:sz="0" w:space="0" w:color="auto"/>
            <w:right w:val="none" w:sz="0" w:space="0" w:color="auto"/>
          </w:divBdr>
        </w:div>
        <w:div w:id="895362114">
          <w:marLeft w:val="0"/>
          <w:marRight w:val="0"/>
          <w:marTop w:val="0"/>
          <w:marBottom w:val="0"/>
          <w:divBdr>
            <w:top w:val="none" w:sz="0" w:space="0" w:color="auto"/>
            <w:left w:val="none" w:sz="0" w:space="0" w:color="auto"/>
            <w:bottom w:val="none" w:sz="0" w:space="0" w:color="auto"/>
            <w:right w:val="none" w:sz="0" w:space="0" w:color="auto"/>
          </w:divBdr>
        </w:div>
        <w:div w:id="2040738308">
          <w:marLeft w:val="0"/>
          <w:marRight w:val="0"/>
          <w:marTop w:val="0"/>
          <w:marBottom w:val="0"/>
          <w:divBdr>
            <w:top w:val="none" w:sz="0" w:space="0" w:color="auto"/>
            <w:left w:val="none" w:sz="0" w:space="0" w:color="auto"/>
            <w:bottom w:val="none" w:sz="0" w:space="0" w:color="auto"/>
            <w:right w:val="none" w:sz="0" w:space="0" w:color="auto"/>
          </w:divBdr>
        </w:div>
        <w:div w:id="1449818573">
          <w:marLeft w:val="0"/>
          <w:marRight w:val="0"/>
          <w:marTop w:val="0"/>
          <w:marBottom w:val="0"/>
          <w:divBdr>
            <w:top w:val="none" w:sz="0" w:space="0" w:color="auto"/>
            <w:left w:val="none" w:sz="0" w:space="0" w:color="auto"/>
            <w:bottom w:val="none" w:sz="0" w:space="0" w:color="auto"/>
            <w:right w:val="none" w:sz="0" w:space="0" w:color="auto"/>
          </w:divBdr>
        </w:div>
        <w:div w:id="1320616441">
          <w:marLeft w:val="0"/>
          <w:marRight w:val="0"/>
          <w:marTop w:val="0"/>
          <w:marBottom w:val="0"/>
          <w:divBdr>
            <w:top w:val="none" w:sz="0" w:space="0" w:color="auto"/>
            <w:left w:val="none" w:sz="0" w:space="0" w:color="auto"/>
            <w:bottom w:val="none" w:sz="0" w:space="0" w:color="auto"/>
            <w:right w:val="none" w:sz="0" w:space="0" w:color="auto"/>
          </w:divBdr>
        </w:div>
        <w:div w:id="586500228">
          <w:marLeft w:val="0"/>
          <w:marRight w:val="0"/>
          <w:marTop w:val="0"/>
          <w:marBottom w:val="0"/>
          <w:divBdr>
            <w:top w:val="none" w:sz="0" w:space="0" w:color="auto"/>
            <w:left w:val="none" w:sz="0" w:space="0" w:color="auto"/>
            <w:bottom w:val="none" w:sz="0" w:space="0" w:color="auto"/>
            <w:right w:val="none" w:sz="0" w:space="0" w:color="auto"/>
          </w:divBdr>
        </w:div>
        <w:div w:id="313532917">
          <w:marLeft w:val="0"/>
          <w:marRight w:val="0"/>
          <w:marTop w:val="0"/>
          <w:marBottom w:val="0"/>
          <w:divBdr>
            <w:top w:val="none" w:sz="0" w:space="0" w:color="auto"/>
            <w:left w:val="none" w:sz="0" w:space="0" w:color="auto"/>
            <w:bottom w:val="none" w:sz="0" w:space="0" w:color="auto"/>
            <w:right w:val="none" w:sz="0" w:space="0" w:color="auto"/>
          </w:divBdr>
        </w:div>
        <w:div w:id="1021710687">
          <w:marLeft w:val="0"/>
          <w:marRight w:val="0"/>
          <w:marTop w:val="0"/>
          <w:marBottom w:val="0"/>
          <w:divBdr>
            <w:top w:val="none" w:sz="0" w:space="0" w:color="auto"/>
            <w:left w:val="none" w:sz="0" w:space="0" w:color="auto"/>
            <w:bottom w:val="none" w:sz="0" w:space="0" w:color="auto"/>
            <w:right w:val="none" w:sz="0" w:space="0" w:color="auto"/>
          </w:divBdr>
        </w:div>
        <w:div w:id="2066371497">
          <w:marLeft w:val="0"/>
          <w:marRight w:val="0"/>
          <w:marTop w:val="0"/>
          <w:marBottom w:val="0"/>
          <w:divBdr>
            <w:top w:val="none" w:sz="0" w:space="0" w:color="auto"/>
            <w:left w:val="none" w:sz="0" w:space="0" w:color="auto"/>
            <w:bottom w:val="none" w:sz="0" w:space="0" w:color="auto"/>
            <w:right w:val="none" w:sz="0" w:space="0" w:color="auto"/>
          </w:divBdr>
        </w:div>
        <w:div w:id="554320637">
          <w:marLeft w:val="0"/>
          <w:marRight w:val="0"/>
          <w:marTop w:val="0"/>
          <w:marBottom w:val="0"/>
          <w:divBdr>
            <w:top w:val="none" w:sz="0" w:space="0" w:color="auto"/>
            <w:left w:val="none" w:sz="0" w:space="0" w:color="auto"/>
            <w:bottom w:val="none" w:sz="0" w:space="0" w:color="auto"/>
            <w:right w:val="none" w:sz="0" w:space="0" w:color="auto"/>
          </w:divBdr>
        </w:div>
        <w:div w:id="246694708">
          <w:marLeft w:val="0"/>
          <w:marRight w:val="0"/>
          <w:marTop w:val="0"/>
          <w:marBottom w:val="0"/>
          <w:divBdr>
            <w:top w:val="none" w:sz="0" w:space="0" w:color="auto"/>
            <w:left w:val="none" w:sz="0" w:space="0" w:color="auto"/>
            <w:bottom w:val="none" w:sz="0" w:space="0" w:color="auto"/>
            <w:right w:val="none" w:sz="0" w:space="0" w:color="auto"/>
          </w:divBdr>
        </w:div>
        <w:div w:id="1014461168">
          <w:marLeft w:val="0"/>
          <w:marRight w:val="0"/>
          <w:marTop w:val="0"/>
          <w:marBottom w:val="0"/>
          <w:divBdr>
            <w:top w:val="none" w:sz="0" w:space="0" w:color="auto"/>
            <w:left w:val="none" w:sz="0" w:space="0" w:color="auto"/>
            <w:bottom w:val="none" w:sz="0" w:space="0" w:color="auto"/>
            <w:right w:val="none" w:sz="0" w:space="0" w:color="auto"/>
          </w:divBdr>
        </w:div>
        <w:div w:id="403574047">
          <w:marLeft w:val="0"/>
          <w:marRight w:val="0"/>
          <w:marTop w:val="0"/>
          <w:marBottom w:val="0"/>
          <w:divBdr>
            <w:top w:val="none" w:sz="0" w:space="0" w:color="auto"/>
            <w:left w:val="none" w:sz="0" w:space="0" w:color="auto"/>
            <w:bottom w:val="none" w:sz="0" w:space="0" w:color="auto"/>
            <w:right w:val="none" w:sz="0" w:space="0" w:color="auto"/>
          </w:divBdr>
        </w:div>
        <w:div w:id="2078046554">
          <w:marLeft w:val="0"/>
          <w:marRight w:val="0"/>
          <w:marTop w:val="0"/>
          <w:marBottom w:val="0"/>
          <w:divBdr>
            <w:top w:val="none" w:sz="0" w:space="0" w:color="auto"/>
            <w:left w:val="none" w:sz="0" w:space="0" w:color="auto"/>
            <w:bottom w:val="none" w:sz="0" w:space="0" w:color="auto"/>
            <w:right w:val="none" w:sz="0" w:space="0" w:color="auto"/>
          </w:divBdr>
        </w:div>
        <w:div w:id="1231386872">
          <w:marLeft w:val="0"/>
          <w:marRight w:val="0"/>
          <w:marTop w:val="0"/>
          <w:marBottom w:val="0"/>
          <w:divBdr>
            <w:top w:val="none" w:sz="0" w:space="0" w:color="auto"/>
            <w:left w:val="none" w:sz="0" w:space="0" w:color="auto"/>
            <w:bottom w:val="none" w:sz="0" w:space="0" w:color="auto"/>
            <w:right w:val="none" w:sz="0" w:space="0" w:color="auto"/>
          </w:divBdr>
        </w:div>
        <w:div w:id="2031448736">
          <w:marLeft w:val="0"/>
          <w:marRight w:val="0"/>
          <w:marTop w:val="0"/>
          <w:marBottom w:val="0"/>
          <w:divBdr>
            <w:top w:val="none" w:sz="0" w:space="0" w:color="auto"/>
            <w:left w:val="none" w:sz="0" w:space="0" w:color="auto"/>
            <w:bottom w:val="none" w:sz="0" w:space="0" w:color="auto"/>
            <w:right w:val="none" w:sz="0" w:space="0" w:color="auto"/>
          </w:divBdr>
        </w:div>
        <w:div w:id="1234317601">
          <w:marLeft w:val="0"/>
          <w:marRight w:val="0"/>
          <w:marTop w:val="0"/>
          <w:marBottom w:val="0"/>
          <w:divBdr>
            <w:top w:val="none" w:sz="0" w:space="0" w:color="auto"/>
            <w:left w:val="none" w:sz="0" w:space="0" w:color="auto"/>
            <w:bottom w:val="none" w:sz="0" w:space="0" w:color="auto"/>
            <w:right w:val="none" w:sz="0" w:space="0" w:color="auto"/>
          </w:divBdr>
        </w:div>
        <w:div w:id="1487091050">
          <w:marLeft w:val="0"/>
          <w:marRight w:val="0"/>
          <w:marTop w:val="0"/>
          <w:marBottom w:val="0"/>
          <w:divBdr>
            <w:top w:val="none" w:sz="0" w:space="0" w:color="auto"/>
            <w:left w:val="none" w:sz="0" w:space="0" w:color="auto"/>
            <w:bottom w:val="none" w:sz="0" w:space="0" w:color="auto"/>
            <w:right w:val="none" w:sz="0" w:space="0" w:color="auto"/>
          </w:divBdr>
        </w:div>
        <w:div w:id="714306210">
          <w:marLeft w:val="0"/>
          <w:marRight w:val="0"/>
          <w:marTop w:val="0"/>
          <w:marBottom w:val="0"/>
          <w:divBdr>
            <w:top w:val="none" w:sz="0" w:space="0" w:color="auto"/>
            <w:left w:val="none" w:sz="0" w:space="0" w:color="auto"/>
            <w:bottom w:val="none" w:sz="0" w:space="0" w:color="auto"/>
            <w:right w:val="none" w:sz="0" w:space="0" w:color="auto"/>
          </w:divBdr>
        </w:div>
        <w:div w:id="1622178365">
          <w:marLeft w:val="0"/>
          <w:marRight w:val="0"/>
          <w:marTop w:val="0"/>
          <w:marBottom w:val="0"/>
          <w:divBdr>
            <w:top w:val="none" w:sz="0" w:space="0" w:color="auto"/>
            <w:left w:val="none" w:sz="0" w:space="0" w:color="auto"/>
            <w:bottom w:val="none" w:sz="0" w:space="0" w:color="auto"/>
            <w:right w:val="none" w:sz="0" w:space="0" w:color="auto"/>
          </w:divBdr>
        </w:div>
        <w:div w:id="489105130">
          <w:marLeft w:val="0"/>
          <w:marRight w:val="0"/>
          <w:marTop w:val="0"/>
          <w:marBottom w:val="0"/>
          <w:divBdr>
            <w:top w:val="none" w:sz="0" w:space="0" w:color="auto"/>
            <w:left w:val="none" w:sz="0" w:space="0" w:color="auto"/>
            <w:bottom w:val="none" w:sz="0" w:space="0" w:color="auto"/>
            <w:right w:val="none" w:sz="0" w:space="0" w:color="auto"/>
          </w:divBdr>
        </w:div>
        <w:div w:id="2015523960">
          <w:marLeft w:val="0"/>
          <w:marRight w:val="0"/>
          <w:marTop w:val="0"/>
          <w:marBottom w:val="0"/>
          <w:divBdr>
            <w:top w:val="none" w:sz="0" w:space="0" w:color="auto"/>
            <w:left w:val="none" w:sz="0" w:space="0" w:color="auto"/>
            <w:bottom w:val="none" w:sz="0" w:space="0" w:color="auto"/>
            <w:right w:val="none" w:sz="0" w:space="0" w:color="auto"/>
          </w:divBdr>
        </w:div>
        <w:div w:id="1502503220">
          <w:marLeft w:val="0"/>
          <w:marRight w:val="0"/>
          <w:marTop w:val="0"/>
          <w:marBottom w:val="0"/>
          <w:divBdr>
            <w:top w:val="none" w:sz="0" w:space="0" w:color="auto"/>
            <w:left w:val="none" w:sz="0" w:space="0" w:color="auto"/>
            <w:bottom w:val="none" w:sz="0" w:space="0" w:color="auto"/>
            <w:right w:val="none" w:sz="0" w:space="0" w:color="auto"/>
          </w:divBdr>
        </w:div>
        <w:div w:id="1031539962">
          <w:marLeft w:val="0"/>
          <w:marRight w:val="0"/>
          <w:marTop w:val="0"/>
          <w:marBottom w:val="0"/>
          <w:divBdr>
            <w:top w:val="none" w:sz="0" w:space="0" w:color="auto"/>
            <w:left w:val="none" w:sz="0" w:space="0" w:color="auto"/>
            <w:bottom w:val="none" w:sz="0" w:space="0" w:color="auto"/>
            <w:right w:val="none" w:sz="0" w:space="0" w:color="auto"/>
          </w:divBdr>
        </w:div>
        <w:div w:id="1853302087">
          <w:marLeft w:val="0"/>
          <w:marRight w:val="0"/>
          <w:marTop w:val="0"/>
          <w:marBottom w:val="0"/>
          <w:divBdr>
            <w:top w:val="none" w:sz="0" w:space="0" w:color="auto"/>
            <w:left w:val="none" w:sz="0" w:space="0" w:color="auto"/>
            <w:bottom w:val="none" w:sz="0" w:space="0" w:color="auto"/>
            <w:right w:val="none" w:sz="0" w:space="0" w:color="auto"/>
          </w:divBdr>
        </w:div>
        <w:div w:id="836311261">
          <w:marLeft w:val="0"/>
          <w:marRight w:val="0"/>
          <w:marTop w:val="0"/>
          <w:marBottom w:val="0"/>
          <w:divBdr>
            <w:top w:val="none" w:sz="0" w:space="0" w:color="auto"/>
            <w:left w:val="none" w:sz="0" w:space="0" w:color="auto"/>
            <w:bottom w:val="none" w:sz="0" w:space="0" w:color="auto"/>
            <w:right w:val="none" w:sz="0" w:space="0" w:color="auto"/>
          </w:divBdr>
        </w:div>
        <w:div w:id="1546527668">
          <w:marLeft w:val="0"/>
          <w:marRight w:val="0"/>
          <w:marTop w:val="0"/>
          <w:marBottom w:val="0"/>
          <w:divBdr>
            <w:top w:val="none" w:sz="0" w:space="0" w:color="auto"/>
            <w:left w:val="none" w:sz="0" w:space="0" w:color="auto"/>
            <w:bottom w:val="none" w:sz="0" w:space="0" w:color="auto"/>
            <w:right w:val="none" w:sz="0" w:space="0" w:color="auto"/>
          </w:divBdr>
        </w:div>
        <w:div w:id="1321423987">
          <w:marLeft w:val="0"/>
          <w:marRight w:val="0"/>
          <w:marTop w:val="0"/>
          <w:marBottom w:val="0"/>
          <w:divBdr>
            <w:top w:val="none" w:sz="0" w:space="0" w:color="auto"/>
            <w:left w:val="none" w:sz="0" w:space="0" w:color="auto"/>
            <w:bottom w:val="none" w:sz="0" w:space="0" w:color="auto"/>
            <w:right w:val="none" w:sz="0" w:space="0" w:color="auto"/>
          </w:divBdr>
        </w:div>
        <w:div w:id="1750350156">
          <w:marLeft w:val="0"/>
          <w:marRight w:val="0"/>
          <w:marTop w:val="0"/>
          <w:marBottom w:val="0"/>
          <w:divBdr>
            <w:top w:val="none" w:sz="0" w:space="0" w:color="auto"/>
            <w:left w:val="none" w:sz="0" w:space="0" w:color="auto"/>
            <w:bottom w:val="none" w:sz="0" w:space="0" w:color="auto"/>
            <w:right w:val="none" w:sz="0" w:space="0" w:color="auto"/>
          </w:divBdr>
        </w:div>
        <w:div w:id="999114952">
          <w:marLeft w:val="0"/>
          <w:marRight w:val="0"/>
          <w:marTop w:val="0"/>
          <w:marBottom w:val="0"/>
          <w:divBdr>
            <w:top w:val="none" w:sz="0" w:space="0" w:color="auto"/>
            <w:left w:val="none" w:sz="0" w:space="0" w:color="auto"/>
            <w:bottom w:val="none" w:sz="0" w:space="0" w:color="auto"/>
            <w:right w:val="none" w:sz="0" w:space="0" w:color="auto"/>
          </w:divBdr>
        </w:div>
        <w:div w:id="1017585329">
          <w:marLeft w:val="0"/>
          <w:marRight w:val="0"/>
          <w:marTop w:val="0"/>
          <w:marBottom w:val="0"/>
          <w:divBdr>
            <w:top w:val="none" w:sz="0" w:space="0" w:color="auto"/>
            <w:left w:val="none" w:sz="0" w:space="0" w:color="auto"/>
            <w:bottom w:val="none" w:sz="0" w:space="0" w:color="auto"/>
            <w:right w:val="none" w:sz="0" w:space="0" w:color="auto"/>
          </w:divBdr>
        </w:div>
        <w:div w:id="2089695308">
          <w:marLeft w:val="0"/>
          <w:marRight w:val="0"/>
          <w:marTop w:val="0"/>
          <w:marBottom w:val="0"/>
          <w:divBdr>
            <w:top w:val="none" w:sz="0" w:space="0" w:color="auto"/>
            <w:left w:val="none" w:sz="0" w:space="0" w:color="auto"/>
            <w:bottom w:val="none" w:sz="0" w:space="0" w:color="auto"/>
            <w:right w:val="none" w:sz="0" w:space="0" w:color="auto"/>
          </w:divBdr>
        </w:div>
        <w:div w:id="1260723114">
          <w:marLeft w:val="0"/>
          <w:marRight w:val="0"/>
          <w:marTop w:val="0"/>
          <w:marBottom w:val="0"/>
          <w:divBdr>
            <w:top w:val="none" w:sz="0" w:space="0" w:color="auto"/>
            <w:left w:val="none" w:sz="0" w:space="0" w:color="auto"/>
            <w:bottom w:val="none" w:sz="0" w:space="0" w:color="auto"/>
            <w:right w:val="none" w:sz="0" w:space="0" w:color="auto"/>
          </w:divBdr>
        </w:div>
        <w:div w:id="1616474036">
          <w:marLeft w:val="0"/>
          <w:marRight w:val="0"/>
          <w:marTop w:val="0"/>
          <w:marBottom w:val="0"/>
          <w:divBdr>
            <w:top w:val="none" w:sz="0" w:space="0" w:color="auto"/>
            <w:left w:val="none" w:sz="0" w:space="0" w:color="auto"/>
            <w:bottom w:val="none" w:sz="0" w:space="0" w:color="auto"/>
            <w:right w:val="none" w:sz="0" w:space="0" w:color="auto"/>
          </w:divBdr>
        </w:div>
        <w:div w:id="58132802">
          <w:marLeft w:val="0"/>
          <w:marRight w:val="0"/>
          <w:marTop w:val="0"/>
          <w:marBottom w:val="0"/>
          <w:divBdr>
            <w:top w:val="none" w:sz="0" w:space="0" w:color="auto"/>
            <w:left w:val="none" w:sz="0" w:space="0" w:color="auto"/>
            <w:bottom w:val="none" w:sz="0" w:space="0" w:color="auto"/>
            <w:right w:val="none" w:sz="0" w:space="0" w:color="auto"/>
          </w:divBdr>
        </w:div>
        <w:div w:id="648249280">
          <w:marLeft w:val="0"/>
          <w:marRight w:val="0"/>
          <w:marTop w:val="0"/>
          <w:marBottom w:val="0"/>
          <w:divBdr>
            <w:top w:val="none" w:sz="0" w:space="0" w:color="auto"/>
            <w:left w:val="none" w:sz="0" w:space="0" w:color="auto"/>
            <w:bottom w:val="none" w:sz="0" w:space="0" w:color="auto"/>
            <w:right w:val="none" w:sz="0" w:space="0" w:color="auto"/>
          </w:divBdr>
        </w:div>
        <w:div w:id="231234019">
          <w:marLeft w:val="0"/>
          <w:marRight w:val="0"/>
          <w:marTop w:val="0"/>
          <w:marBottom w:val="0"/>
          <w:divBdr>
            <w:top w:val="none" w:sz="0" w:space="0" w:color="auto"/>
            <w:left w:val="none" w:sz="0" w:space="0" w:color="auto"/>
            <w:bottom w:val="none" w:sz="0" w:space="0" w:color="auto"/>
            <w:right w:val="none" w:sz="0" w:space="0" w:color="auto"/>
          </w:divBdr>
        </w:div>
        <w:div w:id="1939867670">
          <w:marLeft w:val="0"/>
          <w:marRight w:val="0"/>
          <w:marTop w:val="0"/>
          <w:marBottom w:val="0"/>
          <w:divBdr>
            <w:top w:val="none" w:sz="0" w:space="0" w:color="auto"/>
            <w:left w:val="none" w:sz="0" w:space="0" w:color="auto"/>
            <w:bottom w:val="none" w:sz="0" w:space="0" w:color="auto"/>
            <w:right w:val="none" w:sz="0" w:space="0" w:color="auto"/>
          </w:divBdr>
        </w:div>
        <w:div w:id="1190485827">
          <w:marLeft w:val="0"/>
          <w:marRight w:val="0"/>
          <w:marTop w:val="0"/>
          <w:marBottom w:val="0"/>
          <w:divBdr>
            <w:top w:val="none" w:sz="0" w:space="0" w:color="auto"/>
            <w:left w:val="none" w:sz="0" w:space="0" w:color="auto"/>
            <w:bottom w:val="none" w:sz="0" w:space="0" w:color="auto"/>
            <w:right w:val="none" w:sz="0" w:space="0" w:color="auto"/>
          </w:divBdr>
        </w:div>
        <w:div w:id="850801492">
          <w:marLeft w:val="0"/>
          <w:marRight w:val="0"/>
          <w:marTop w:val="0"/>
          <w:marBottom w:val="0"/>
          <w:divBdr>
            <w:top w:val="none" w:sz="0" w:space="0" w:color="auto"/>
            <w:left w:val="none" w:sz="0" w:space="0" w:color="auto"/>
            <w:bottom w:val="none" w:sz="0" w:space="0" w:color="auto"/>
            <w:right w:val="none" w:sz="0" w:space="0" w:color="auto"/>
          </w:divBdr>
        </w:div>
        <w:div w:id="772939890">
          <w:marLeft w:val="0"/>
          <w:marRight w:val="0"/>
          <w:marTop w:val="0"/>
          <w:marBottom w:val="0"/>
          <w:divBdr>
            <w:top w:val="none" w:sz="0" w:space="0" w:color="auto"/>
            <w:left w:val="none" w:sz="0" w:space="0" w:color="auto"/>
            <w:bottom w:val="none" w:sz="0" w:space="0" w:color="auto"/>
            <w:right w:val="none" w:sz="0" w:space="0" w:color="auto"/>
          </w:divBdr>
        </w:div>
        <w:div w:id="1230269327">
          <w:marLeft w:val="0"/>
          <w:marRight w:val="0"/>
          <w:marTop w:val="0"/>
          <w:marBottom w:val="0"/>
          <w:divBdr>
            <w:top w:val="none" w:sz="0" w:space="0" w:color="auto"/>
            <w:left w:val="none" w:sz="0" w:space="0" w:color="auto"/>
            <w:bottom w:val="none" w:sz="0" w:space="0" w:color="auto"/>
            <w:right w:val="none" w:sz="0" w:space="0" w:color="auto"/>
          </w:divBdr>
        </w:div>
        <w:div w:id="1823353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dribble.com/"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coolors.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canva.co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figma.com/" TargetMode="External"/><Relationship Id="rId28" Type="http://schemas.openxmlformats.org/officeDocument/2006/relationships/hyperlink" Target="http://www.colorpalett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protopea.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5B2191-1DEC-BF4B-8E3E-BA67E3C67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19</Pages>
  <Words>1689</Words>
  <Characters>9628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mme faidi olfa</Company>
  <LinksUpToDate>false</LinksUpToDate>
  <CharactersWithSpaces>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PREPARE PAR</dc:creator>
  <cp:keywords/>
  <dc:description/>
  <cp:lastModifiedBy>ebtysem aloui</cp:lastModifiedBy>
  <cp:revision>16</cp:revision>
  <dcterms:created xsi:type="dcterms:W3CDTF">2022-12-07T10:24:00Z</dcterms:created>
  <dcterms:modified xsi:type="dcterms:W3CDTF">2022-12-12T09:28:00Z</dcterms:modified>
</cp:coreProperties>
</file>